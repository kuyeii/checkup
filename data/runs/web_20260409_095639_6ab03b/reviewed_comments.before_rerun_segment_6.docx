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512A">
      <w:pPr>
        <w:adjustRightInd w:val="0"/>
        <w:snapToGrid w:val="0"/>
        <w:spacing w:line="360" w:lineRule="auto"/>
        <w:jc w:val="center"/>
        <w:rPr>
          <w:color w:val="auto"/>
          <w:highlight w:val="none"/>
        </w:rPr>
      </w:pPr>
      <w:bookmarkStart w:id="14" w:name="_GoBack"/>
      <w:bookmarkEnd w:id="14"/>
      <w:r>
        <w:rPr>
          <w:rFonts w:hint="eastAsia" w:ascii="黑体" w:hAnsi="黑体" w:eastAsia="黑体"/>
          <w:b/>
          <w:color w:val="auto"/>
          <w:sz w:val="52"/>
          <w:szCs w:val="28"/>
          <w:highlight w:val="none"/>
        </w:rPr>
        <w:t>检测服务合同</w:t>
      </w:r>
    </w:p>
    <w:p w14:paraId="1281F1AA">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委 托 方：（甲方）</w:t>
      </w:r>
      <w:r>
        <w:rPr>
          <w:rFonts w:hint="eastAsia" w:asciiTheme="minorEastAsia" w:hAnsiTheme="minorEastAsia"/>
          <w:color w:val="auto"/>
          <w:sz w:val="24"/>
          <w:szCs w:val="24"/>
          <w:highlight w:val="none"/>
          <w:lang w:val="en-US" w:eastAsia="zh-CN"/>
        </w:rPr>
        <w:t>南湖实验室</w:t>
      </w:r>
    </w:p>
    <w:p w14:paraId="09DF3FC0">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检测单位：（乙方）</w:t>
      </w:r>
      <w:r>
        <w:rPr>
          <w:rFonts w:hint="eastAsia" w:asciiTheme="minorEastAsia" w:hAnsiTheme="minorEastAsia"/>
          <w:color w:val="auto"/>
          <w:sz w:val="24"/>
          <w:szCs w:val="24"/>
          <w:highlight w:val="none"/>
          <w:lang w:val="en-US" w:eastAsia="zh-CN"/>
        </w:rPr>
        <w:t>中国电子技术标准化研究院</w:t>
      </w:r>
    </w:p>
    <w:p w14:paraId="1B724A6B">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依据《中华人民共和国民法典》和相关法律规定，应甲方要求，乙方承担</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kern w:val="0"/>
          <w:sz w:val="24"/>
          <w:szCs w:val="24"/>
        </w:rPr>
        <w:t>系统/</w:t>
      </w:r>
      <w:r>
        <w:rPr>
          <w:rFonts w:hint="eastAsia" w:asciiTheme="minorEastAsia" w:hAnsiTheme="minorEastAsia"/>
          <w:sz w:val="24"/>
          <w:szCs w:val="24"/>
        </w:rPr>
        <w:t>产品</w:t>
      </w:r>
      <w:r>
        <w:rPr>
          <w:rFonts w:hint="eastAsia" w:asciiTheme="minorEastAsia" w:hAnsiTheme="minorEastAsia"/>
          <w:color w:val="auto"/>
          <w:sz w:val="24"/>
          <w:szCs w:val="24"/>
          <w:highlight w:val="none"/>
        </w:rPr>
        <w:t>的</w:t>
      </w:r>
      <w:r>
        <w:rPr>
          <w:rFonts w:hint="eastAsia" w:asciiTheme="minorEastAsia" w:hAnsiTheme="minorEastAsia"/>
          <w:color w:val="auto"/>
          <w:sz w:val="24"/>
          <w:szCs w:val="24"/>
          <w:highlight w:val="none"/>
          <w:lang w:val="en-US" w:eastAsia="zh-CN"/>
        </w:rPr>
        <w:t>验收</w:t>
      </w:r>
      <w:r>
        <w:rPr>
          <w:rFonts w:hint="eastAsia" w:asciiTheme="minorEastAsia" w:hAnsiTheme="minorEastAsia"/>
          <w:color w:val="auto"/>
          <w:sz w:val="24"/>
          <w:szCs w:val="24"/>
          <w:highlight w:val="none"/>
        </w:rPr>
        <w:t>检测服务工作，经协商达成一致，签订本合同。</w:t>
      </w:r>
    </w:p>
    <w:p w14:paraId="1C82C40B">
      <w:pPr>
        <w:rPr>
          <w:color w:val="auto"/>
          <w:sz w:val="24"/>
          <w:szCs w:val="24"/>
          <w:highlight w:val="none"/>
        </w:rPr>
      </w:pPr>
    </w:p>
    <w:p w14:paraId="3053AEC8">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第一条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测试周期</w:t>
      </w:r>
    </w:p>
    <w:p w14:paraId="003C0BBC">
      <w:commentRangeStart w:id="14"/>
      <w:pPr>
        <w:adjustRightInd w:val="0"/>
        <w:snapToGrid w:val="0"/>
        <w:spacing w:line="300" w:lineRule="auto"/>
        <w:ind w:firstLine="480" w:firstLineChars="200"/>
        <w:rPr>
          <w:rFonts w:hint="eastAsia" w:cs="Times New Roman" w:asciiTheme="minorEastAsia" w:hAnsiTheme="minorEastAsia"/>
          <w:snapToGrid w:val="0"/>
          <w:color w:val="auto"/>
          <w:kern w:val="0"/>
          <w:sz w:val="24"/>
          <w:szCs w:val="24"/>
          <w:highlight w:val="none"/>
        </w:rPr>
      </w:pPr>
      <w:bookmarkStart w:id="0" w:name="auto_fouce_1"/>
      <w:r>
        <w:rPr>
          <w:rFonts w:hint="eastAsia" w:cs="Times New Roman" w:asciiTheme="minorEastAsia" w:hAnsiTheme="minorEastAsia"/>
          <w:snapToGrid w:val="0"/>
          <w:color w:val="auto"/>
          <w:kern w:val="0"/>
          <w:sz w:val="24"/>
          <w:szCs w:val="24"/>
          <w:highlight w:val="none"/>
        </w:rPr>
        <w:t>自</w:t>
      </w:r>
      <w:r>
        <w:rPr>
          <w:rFonts w:hint="eastAsia" w:cs="Times New Roman" w:asciiTheme="minorEastAsia" w:hAnsiTheme="minorEastAsia"/>
          <w:snapToGrid w:val="0"/>
          <w:color w:val="auto"/>
          <w:kern w:val="0"/>
          <w:sz w:val="24"/>
          <w:szCs w:val="24"/>
          <w:highlight w:val="none"/>
          <w:lang w:val="en-US" w:eastAsia="zh-CN"/>
        </w:rPr>
        <w:t>受测件接收</w:t>
      </w:r>
      <w:r>
        <w:rPr>
          <w:rFonts w:hint="eastAsia" w:cs="Times New Roman" w:asciiTheme="minorEastAsia" w:hAnsiTheme="minorEastAsia"/>
          <w:snapToGrid w:val="0"/>
          <w:color w:val="auto"/>
          <w:kern w:val="0"/>
          <w:sz w:val="24"/>
          <w:szCs w:val="24"/>
          <w:highlight w:val="none"/>
        </w:rPr>
        <w:t>开始起</w:t>
      </w:r>
      <w:r>
        <w:rPr>
          <w:rFonts w:hint="eastAsia" w:cs="Times New Roman" w:asciiTheme="minorEastAsia" w:hAnsiTheme="minorEastAsia"/>
          <w:snapToGrid w:val="0"/>
          <w:color w:val="auto"/>
          <w:kern w:val="0"/>
          <w:sz w:val="24"/>
          <w:szCs w:val="24"/>
          <w:highlight w:val="none"/>
          <w:u w:val="single"/>
        </w:rPr>
        <w:t xml:space="preserve"> </w:t>
      </w:r>
      <w:r>
        <w:rPr>
          <w:rFonts w:hint="eastAsia" w:cs="Times New Roman" w:asciiTheme="minorEastAsia" w:hAnsiTheme="minorEastAsia"/>
          <w:snapToGrid w:val="0"/>
          <w:color w:val="auto"/>
          <w:kern w:val="0"/>
          <w:sz w:val="24"/>
          <w:szCs w:val="24"/>
          <w:highlight w:val="none"/>
          <w:u w:val="single"/>
          <w:lang w:val="en-US" w:eastAsia="zh-CN"/>
        </w:rPr>
        <w:t>3</w:t>
      </w:r>
      <w:r>
        <w:rPr>
          <w:rFonts w:hint="eastAsia" w:cs="Times New Roman" w:asciiTheme="minorEastAsia" w:hAnsiTheme="minorEastAsia"/>
          <w:snapToGrid w:val="0"/>
          <w:color w:val="auto"/>
          <w:kern w:val="0"/>
          <w:sz w:val="24"/>
          <w:szCs w:val="24"/>
          <w:highlight w:val="none"/>
          <w:u w:val="single"/>
        </w:rPr>
        <w:t xml:space="preserve">0 </w:t>
      </w:r>
      <w:r>
        <w:rPr>
          <w:rFonts w:hint="eastAsia" w:cs="Times New Roman" w:asciiTheme="minorEastAsia" w:hAnsiTheme="minorEastAsia"/>
          <w:snapToGrid w:val="0"/>
          <w:color w:val="auto"/>
          <w:kern w:val="0"/>
          <w:sz w:val="24"/>
          <w:szCs w:val="24"/>
          <w:highlight w:val="none"/>
        </w:rPr>
        <w:t>天完成。</w:t>
      </w:r>
      <w:bookmarkEnd w:id="0"/>
      <w:commentRangeEnd w:id="14"/>
      <w:r>
        <w:commentReference w:id="14"/>
      </w:r>
    </w:p>
    <w:p w14:paraId="2C90216F">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第二条 检测和咨询内容</w:t>
      </w:r>
    </w:p>
    <w:p w14:paraId="0101BE89">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bookmarkStart w:id="1" w:name="tip_risk_bookmark_2"/>
      <w:bookmarkStart w:id="2" w:name="auto_fouce_3"/>
      <w:r>
        <w:rPr>
          <w:rFonts w:hint="eastAsia" w:cs="Times New Roman" w:asciiTheme="minorEastAsia" w:hAnsiTheme="minorEastAsia"/>
          <w:snapToGrid w:val="0"/>
          <w:color w:val="auto"/>
          <w:kern w:val="0"/>
          <w:sz w:val="24"/>
          <w:szCs w:val="24"/>
          <w:highlight w:val="none"/>
        </w:rPr>
        <w:t>甲方委托乙方,参照</w:t>
      </w:r>
      <w:r>
        <w:rPr>
          <w:rFonts w:hint="eastAsia" w:cs="Times New Roman" w:asciiTheme="minorEastAsia" w:hAnsiTheme="minorEastAsia"/>
          <w:snapToGrid w:val="0"/>
          <w:color w:val="auto"/>
          <w:kern w:val="0"/>
          <w:sz w:val="24"/>
          <w:szCs w:val="24"/>
          <w:highlight w:val="none"/>
          <w:u w:val="none"/>
          <w:lang w:val="en-US" w:eastAsia="zh-CN"/>
        </w:rPr>
        <w:t>“甲方提供的验收指标”（详见附件），</w:t>
      </w:r>
      <w:r>
        <w:rPr>
          <w:rFonts w:hint="eastAsia" w:cs="Times New Roman" w:asciiTheme="minorEastAsia" w:hAnsiTheme="minorEastAsia"/>
          <w:snapToGrid w:val="0"/>
          <w:color w:val="auto"/>
          <w:kern w:val="0"/>
          <w:sz w:val="24"/>
          <w:szCs w:val="24"/>
          <w:highlight w:val="none"/>
          <w:lang w:val="en-US" w:eastAsia="zh-CN"/>
        </w:rPr>
        <w:t>针对甲方提供的基于可信执行环境的同态加密计算加速系统V1.</w:t>
      </w:r>
      <w:bookmarkStart w:id="3" w:name="OLE_LINK17"/>
      <w:r>
        <w:rPr>
          <w:rFonts w:hint="eastAsia" w:cs="Times New Roman" w:asciiTheme="minorEastAsia" w:hAnsiTheme="minorEastAsia"/>
          <w:snapToGrid w:val="0"/>
          <w:color w:val="auto"/>
          <w:kern w:val="0"/>
          <w:sz w:val="24"/>
          <w:szCs w:val="24"/>
          <w:highlight w:val="none"/>
          <w:lang w:val="en-US" w:eastAsia="zh-CN"/>
        </w:rPr>
        <w:t>0，</w:t>
      </w:r>
      <w:bookmarkEnd w:id="3"/>
      <w:r>
        <w:rPr>
          <w:rFonts w:hint="eastAsia" w:cs="Times New Roman" w:asciiTheme="minorEastAsia" w:hAnsiTheme="minorEastAsia"/>
          <w:snapToGrid w:val="0"/>
          <w:color w:val="auto"/>
          <w:kern w:val="0"/>
          <w:sz w:val="24"/>
          <w:szCs w:val="24"/>
          <w:highlight w:val="none"/>
          <w:lang w:val="en-US" w:eastAsia="zh-CN"/>
        </w:rPr>
        <w:t>完成基于TEE和异构计算的同态加密加速技术（2022YFB4501502）中对应指标1.6的关键技术验证测试，并向甲方出具1份检测报告（检测报告要求加盖CNAS测试章）。测试依据为GB/T 25000.51-2016《系统与软件工程系统与软件质量要求和评价（SQuaRE）第51部分：就绪可用软件产品（RUSP）的质量要求和测试细则》及“机密计算与可信执行环境关键技术和应用研究项目”第三方测试大纲</w:t>
      </w:r>
      <w:r>
        <w:rPr>
          <w:rFonts w:hint="eastAsia" w:cs="Times New Roman" w:asciiTheme="minorEastAsia" w:hAnsiTheme="minorEastAsia"/>
          <w:snapToGrid w:val="0"/>
          <w:color w:val="C00000"/>
          <w:kern w:val="0"/>
          <w:sz w:val="24"/>
          <w:szCs w:val="24"/>
          <w:highlight w:val="none"/>
          <w:lang w:val="en-US" w:eastAsia="zh-CN"/>
        </w:rPr>
        <w:t>V1.0版本</w:t>
      </w:r>
      <w:r>
        <w:rPr>
          <w:rFonts w:hint="eastAsia" w:cs="Times New Roman" w:asciiTheme="minorEastAsia" w:hAnsiTheme="minorEastAsia"/>
          <w:snapToGrid w:val="0"/>
          <w:color w:val="auto"/>
          <w:kern w:val="0"/>
          <w:sz w:val="24"/>
          <w:szCs w:val="24"/>
          <w:highlight w:val="none"/>
          <w:lang w:val="en-US" w:eastAsia="zh-CN"/>
        </w:rPr>
        <w:t>。</w:t>
      </w:r>
      <w:bookmarkEnd w:id="1"/>
      <w:bookmarkEnd w:id="2"/>
    </w:p>
    <w:p w14:paraId="18F50DC4">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r>
        <w:rPr>
          <w:rFonts w:hint="eastAsia" w:cs="Times New Roman" w:asciiTheme="minorEastAsia" w:hAnsiTheme="minorEastAsia"/>
          <w:snapToGrid w:val="0"/>
          <w:color w:val="auto"/>
          <w:kern w:val="0"/>
          <w:sz w:val="24"/>
          <w:szCs w:val="24"/>
          <w:highlight w:val="none"/>
          <w:lang w:val="en-US" w:eastAsia="zh-CN"/>
        </w:rPr>
        <w:t>课题及对应测试对象如下：</w:t>
      </w:r>
    </w:p>
    <w:tbl>
      <w:tblPr>
        <w:tblStyle w:val="8"/>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2409"/>
        <w:gridCol w:w="2127"/>
        <w:gridCol w:w="3327"/>
      </w:tblGrid>
      <w:tr w14:paraId="7AC4372F">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7DA7F834">
            <w:pPr>
              <w:tabs>
                <w:tab w:val="left" w:pos="7350"/>
              </w:tabs>
              <w:spacing w:line="360" w:lineRule="auto"/>
              <w:jc w:val="center"/>
              <w:rPr>
                <w:b/>
                <w:bCs/>
                <w:color w:val="EE0000"/>
                <w:szCs w:val="21"/>
              </w:rPr>
            </w:pPr>
            <w:r>
              <w:rPr>
                <w:rFonts w:hint="eastAsia"/>
                <w:b/>
                <w:bCs/>
                <w:color w:val="EE0000"/>
                <w:szCs w:val="21"/>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123BF063">
            <w:pPr>
              <w:tabs>
                <w:tab w:val="left" w:pos="7350"/>
              </w:tabs>
              <w:spacing w:line="360" w:lineRule="auto"/>
              <w:jc w:val="center"/>
              <w:rPr>
                <w:b/>
                <w:bCs/>
                <w:color w:val="EE0000"/>
                <w:szCs w:val="21"/>
              </w:rPr>
            </w:pPr>
            <w:r>
              <w:rPr>
                <w:rFonts w:hint="eastAsia"/>
                <w:b/>
                <w:bCs/>
                <w:color w:val="EE0000"/>
                <w:szCs w:val="21"/>
              </w:rPr>
              <w:t>项目/课题名称</w:t>
            </w:r>
          </w:p>
        </w:tc>
        <w:tc>
          <w:tcPr>
            <w:tcW w:w="2127" w:type="dxa"/>
            <w:tcBorders>
              <w:top w:val="single" w:color="auto" w:sz="4" w:space="0"/>
              <w:left w:val="single" w:color="auto" w:sz="4" w:space="0"/>
              <w:bottom w:val="single" w:color="auto" w:sz="4" w:space="0"/>
              <w:right w:val="single" w:color="auto" w:sz="4" w:space="0"/>
            </w:tcBorders>
            <w:vAlign w:val="center"/>
          </w:tcPr>
          <w:p w14:paraId="683D6A10">
            <w:pPr>
              <w:tabs>
                <w:tab w:val="left" w:pos="7350"/>
              </w:tabs>
              <w:spacing w:line="360" w:lineRule="auto"/>
              <w:jc w:val="center"/>
              <w:rPr>
                <w:b/>
                <w:bCs/>
                <w:color w:val="EE0000"/>
                <w:szCs w:val="21"/>
              </w:rPr>
            </w:pPr>
            <w:r>
              <w:rPr>
                <w:rFonts w:hint="eastAsia"/>
                <w:b/>
                <w:bCs/>
                <w:color w:val="EE0000"/>
                <w:szCs w:val="21"/>
              </w:rPr>
              <w:t>对应测试大纲</w:t>
            </w:r>
          </w:p>
        </w:tc>
        <w:tc>
          <w:tcPr>
            <w:tcW w:w="3327" w:type="dxa"/>
            <w:tcBorders>
              <w:top w:val="single" w:color="auto" w:sz="4" w:space="0"/>
              <w:left w:val="single" w:color="auto" w:sz="4" w:space="0"/>
              <w:bottom w:val="single" w:color="auto" w:sz="4" w:space="0"/>
              <w:right w:val="single" w:color="auto" w:sz="4" w:space="0"/>
            </w:tcBorders>
            <w:vAlign w:val="center"/>
          </w:tcPr>
          <w:p w14:paraId="33923AE1">
            <w:pPr>
              <w:tabs>
                <w:tab w:val="left" w:pos="7350"/>
              </w:tabs>
              <w:spacing w:line="360" w:lineRule="auto"/>
              <w:jc w:val="center"/>
              <w:rPr>
                <w:b/>
                <w:bCs/>
                <w:color w:val="EE0000"/>
                <w:szCs w:val="21"/>
              </w:rPr>
            </w:pPr>
            <w:r>
              <w:rPr>
                <w:rFonts w:hint="eastAsia"/>
                <w:b/>
                <w:bCs/>
                <w:color w:val="EE0000"/>
                <w:szCs w:val="21"/>
              </w:rPr>
              <w:t>测试对象</w:t>
            </w:r>
          </w:p>
        </w:tc>
      </w:tr>
      <w:tr w14:paraId="476E90CC">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12446C3B">
            <w:pPr>
              <w:jc w:val="center"/>
              <w:rPr>
                <w:bCs/>
                <w:szCs w:val="28"/>
                <w:highlight w:val="none"/>
                <w:lang w:eastAsia="zh-CN"/>
              </w:rPr>
            </w:pPr>
            <w:r>
              <w:rPr>
                <w:rFonts w:hint="eastAsia"/>
                <w:bCs/>
                <w:szCs w:val="28"/>
                <w:highlight w:val="none"/>
              </w:rPr>
              <w:t>1</w:t>
            </w:r>
          </w:p>
        </w:tc>
        <w:tc>
          <w:tcPr>
            <w:tcW w:w="2409" w:type="dxa"/>
            <w:tcBorders>
              <w:top w:val="single" w:color="auto" w:sz="4" w:space="0"/>
              <w:left w:val="single" w:color="auto" w:sz="4" w:space="0"/>
              <w:bottom w:val="single" w:color="auto" w:sz="4" w:space="0"/>
              <w:right w:val="single" w:color="auto" w:sz="4" w:space="0"/>
            </w:tcBorders>
            <w:vAlign w:val="center"/>
          </w:tcPr>
          <w:p w14:paraId="1FE7038E">
            <w:pPr>
              <w:jc w:val="center"/>
              <w:rPr>
                <w:bCs/>
                <w:szCs w:val="28"/>
                <w:highlight w:val="none"/>
                <w:lang w:eastAsia="zh-CN"/>
              </w:rPr>
            </w:pPr>
            <w:r>
              <w:rPr>
                <w:rFonts w:hint="eastAsia"/>
                <w:bCs/>
                <w:szCs w:val="28"/>
                <w:lang w:eastAsia="zh-CN"/>
              </w:rPr>
              <w:t>基于 TEE 和异构计算的同态加密加速技术</w:t>
            </w:r>
          </w:p>
        </w:tc>
        <w:tc>
          <w:tcPr>
            <w:tcW w:w="2127" w:type="dxa"/>
            <w:tcBorders>
              <w:top w:val="single" w:color="auto" w:sz="4" w:space="0"/>
              <w:left w:val="single" w:color="auto" w:sz="4" w:space="0"/>
              <w:bottom w:val="single" w:color="auto" w:sz="4" w:space="0"/>
              <w:right w:val="single" w:color="auto" w:sz="4" w:space="0"/>
            </w:tcBorders>
            <w:vAlign w:val="center"/>
          </w:tcPr>
          <w:p w14:paraId="1F170F64">
            <w:pPr>
              <w:jc w:val="center"/>
              <w:rPr>
                <w:bCs/>
                <w:szCs w:val="28"/>
                <w:highlight w:val="none"/>
                <w:lang w:eastAsia="zh-CN"/>
              </w:rPr>
            </w:pPr>
            <w:r>
              <w:rPr>
                <w:rFonts w:hint="eastAsia"/>
                <w:bCs/>
                <w:szCs w:val="28"/>
                <w:highlight w:val="none"/>
                <w:lang w:eastAsia="zh-CN"/>
              </w:rPr>
              <w:t>1.4.</w:t>
            </w:r>
            <w:r>
              <w:rPr>
                <w:rFonts w:hint="eastAsia"/>
                <w:bCs/>
                <w:szCs w:val="28"/>
                <w:highlight w:val="none"/>
                <w:lang w:val="en-US" w:eastAsia="zh-CN"/>
              </w:rPr>
              <w:t>3</w:t>
            </w:r>
            <w:r>
              <w:rPr>
                <w:rFonts w:hint="eastAsia"/>
                <w:bCs/>
                <w:szCs w:val="28"/>
                <w:highlight w:val="none"/>
                <w:lang w:eastAsia="zh-CN"/>
              </w:rPr>
              <w:t>.</w:t>
            </w:r>
            <w:r>
              <w:rPr>
                <w:rFonts w:hint="eastAsia"/>
                <w:bCs/>
                <w:szCs w:val="28"/>
                <w:highlight w:val="none"/>
                <w:lang w:val="en-US" w:eastAsia="zh-CN"/>
              </w:rPr>
              <w:t>2</w:t>
            </w:r>
            <w:r>
              <w:rPr>
                <w:rFonts w:hint="eastAsia"/>
                <w:bCs/>
                <w:szCs w:val="28"/>
                <w:highlight w:val="none"/>
                <w:lang w:eastAsia="zh-CN"/>
              </w:rPr>
              <w:t>. 基于可信执行环境的同态加密计算加速系统（指标</w:t>
            </w:r>
            <w:r>
              <w:rPr>
                <w:rFonts w:hint="eastAsia"/>
                <w:bCs/>
                <w:szCs w:val="28"/>
                <w:highlight w:val="none"/>
                <w:lang w:val="en-US" w:eastAsia="zh-CN"/>
              </w:rPr>
              <w:t>2</w:t>
            </w:r>
            <w:r>
              <w:rPr>
                <w:rFonts w:hint="eastAsia"/>
                <w:bCs/>
                <w:szCs w:val="28"/>
                <w:highlight w:val="none"/>
                <w:lang w:eastAsia="zh-CN"/>
              </w:rPr>
              <w:t>.</w:t>
            </w:r>
            <w:r>
              <w:rPr>
                <w:rFonts w:hint="eastAsia"/>
                <w:bCs/>
                <w:szCs w:val="28"/>
                <w:highlight w:val="none"/>
                <w:lang w:val="en-US" w:eastAsia="zh-CN"/>
              </w:rPr>
              <w:t>6</w:t>
            </w:r>
            <w:r>
              <w:rPr>
                <w:rFonts w:hint="eastAsia"/>
                <w:bCs/>
                <w:szCs w:val="28"/>
                <w:highlight w:val="none"/>
                <w:lang w:eastAsia="zh-CN"/>
              </w:rPr>
              <w:t>）</w:t>
            </w:r>
          </w:p>
        </w:tc>
        <w:tc>
          <w:tcPr>
            <w:tcW w:w="3327" w:type="dxa"/>
            <w:tcBorders>
              <w:top w:val="single" w:color="auto" w:sz="4" w:space="0"/>
              <w:left w:val="single" w:color="auto" w:sz="4" w:space="0"/>
              <w:bottom w:val="single" w:color="auto" w:sz="4" w:space="0"/>
              <w:right w:val="single" w:color="auto" w:sz="4" w:space="0"/>
            </w:tcBorders>
            <w:vAlign w:val="center"/>
          </w:tcPr>
          <w:p w14:paraId="6BC70B6E">
            <w:pPr>
              <w:rPr>
                <w:rFonts w:hint="eastAsia" w:eastAsiaTheme="minorEastAsia"/>
                <w:bCs/>
                <w:szCs w:val="28"/>
                <w:highlight w:val="none"/>
                <w:lang w:eastAsia="zh-CN"/>
              </w:rPr>
            </w:pPr>
            <w:r>
              <w:rPr>
                <w:rFonts w:hint="eastAsia" w:eastAsiaTheme="minorEastAsia"/>
                <w:bCs/>
                <w:szCs w:val="28"/>
                <w:highlight w:val="none"/>
                <w:lang w:val="en-US" w:eastAsia="zh-CN"/>
              </w:rPr>
              <w:t>基于可信执行环境的同态加密计算加速系统</w:t>
            </w:r>
          </w:p>
        </w:tc>
      </w:tr>
    </w:tbl>
    <w:p w14:paraId="117A5570">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3851E847">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第三条 检测经费及付款方式</w:t>
      </w:r>
    </w:p>
    <w:p w14:paraId="4037425D">
      <w:pPr>
        <w:adjustRightInd w:val="0"/>
        <w:snapToGrid w:val="0"/>
        <w:spacing w:line="300" w:lineRule="auto"/>
        <w:ind w:firstLine="480" w:firstLineChars="200"/>
        <w:jc w:val="left"/>
        <w:rPr>
          <w:rFonts w:cs="Times New Roman" w:asciiTheme="minorEastAsia" w:hAnsiTheme="minorEastAsia"/>
          <w:snapToGrid w:val="0"/>
          <w:color w:val="auto"/>
          <w:kern w:val="0"/>
          <w:sz w:val="24"/>
          <w:szCs w:val="24"/>
          <w:highlight w:val="none"/>
        </w:rPr>
      </w:pPr>
      <w:r>
        <w:rPr>
          <w:rFonts w:hint="eastAsia" w:cs="Times New Roman" w:asciiTheme="minorEastAsia" w:hAnsiTheme="minorEastAsia"/>
          <w:snapToGrid w:val="0"/>
          <w:color w:val="auto"/>
          <w:kern w:val="0"/>
          <w:sz w:val="24"/>
          <w:szCs w:val="24"/>
          <w:highlight w:val="none"/>
        </w:rPr>
        <w:t>甲方向乙方支付检测费用总计人民币（大写）：</w:t>
      </w:r>
      <w:bookmarkStart w:id="4" w:name="_Hlk2694892"/>
      <w:r>
        <w:rPr>
          <w:rFonts w:hint="eastAsia" w:cs="Times New Roman" w:asciiTheme="minorEastAsia" w:hAnsiTheme="minorEastAsia"/>
          <w:snapToGrid w:val="0"/>
          <w:color w:val="auto"/>
          <w:kern w:val="0"/>
          <w:sz w:val="24"/>
          <w:szCs w:val="24"/>
          <w:highlight w:val="none"/>
          <w:u w:val="single"/>
        </w:rPr>
        <w:t>人</w:t>
      </w:r>
      <w:bookmarkStart w:id="5" w:name="_Hlk1553555"/>
      <w:r>
        <w:rPr>
          <w:rFonts w:hint="eastAsia" w:cs="Times New Roman" w:asciiTheme="minorEastAsia" w:hAnsiTheme="minorEastAsia"/>
          <w:snapToGrid w:val="0"/>
          <w:color w:val="auto"/>
          <w:kern w:val="0"/>
          <w:sz w:val="24"/>
          <w:szCs w:val="24"/>
          <w:highlight w:val="none"/>
          <w:u w:val="single"/>
        </w:rPr>
        <w:t>民币贰万伍仟</w:t>
      </w:r>
      <w:r>
        <w:rPr>
          <w:rFonts w:hint="eastAsia" w:cs="Times New Roman" w:asciiTheme="minorEastAsia" w:hAnsiTheme="minorEastAsia"/>
          <w:snapToGrid w:val="0"/>
          <w:color w:val="auto"/>
          <w:kern w:val="0"/>
          <w:sz w:val="24"/>
          <w:szCs w:val="24"/>
          <w:highlight w:val="none"/>
          <w:u w:val="single"/>
          <w:lang w:val="en-US" w:eastAsia="zh-CN"/>
        </w:rPr>
        <w:t>元整</w:t>
      </w:r>
      <w:r>
        <w:rPr>
          <w:rFonts w:hint="eastAsia" w:cs="Times New Roman" w:asciiTheme="minorEastAsia" w:hAnsiTheme="minorEastAsia"/>
          <w:snapToGrid w:val="0"/>
          <w:color w:val="auto"/>
          <w:kern w:val="0"/>
          <w:sz w:val="24"/>
          <w:szCs w:val="24"/>
          <w:highlight w:val="none"/>
          <w:u w:val="single"/>
        </w:rPr>
        <w:t>（￥</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bookmarkEnd w:id="4"/>
      <w:bookmarkEnd w:id="5"/>
      <w:r>
        <w:rPr>
          <w:rFonts w:hint="eastAsia" w:cs="Times New Roman" w:asciiTheme="minorEastAsia" w:hAnsiTheme="minorEastAsia"/>
          <w:snapToGrid w:val="0"/>
          <w:color w:val="auto"/>
          <w:kern w:val="0"/>
          <w:sz w:val="24"/>
          <w:szCs w:val="24"/>
          <w:highlight w:val="none"/>
        </w:rPr>
        <w:t>。</w:t>
      </w:r>
    </w:p>
    <w:p w14:paraId="34176056">
      <w:commentRangeStart w:id="2"/>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bookmarkStart w:id="6" w:name="tip_risk_bookmark_5"/>
      <w:r>
        <w:rPr>
          <w:rFonts w:hint="eastAsia" w:cs="Times New Roman" w:asciiTheme="minorEastAsia" w:hAnsiTheme="minorEastAsia"/>
          <w:snapToGrid w:val="0"/>
          <w:color w:val="auto"/>
          <w:kern w:val="0"/>
          <w:sz w:val="24"/>
          <w:szCs w:val="24"/>
          <w:highlight w:val="none"/>
        </w:rPr>
        <w:t>合同签订后</w:t>
      </w:r>
      <w:r>
        <w:rPr>
          <w:rFonts w:hint="eastAsia" w:cs="Times New Roman" w:asciiTheme="minorEastAsia" w:hAnsiTheme="minorEastAsia"/>
          <w:snapToGrid w:val="0"/>
          <w:color w:val="auto"/>
          <w:kern w:val="0"/>
          <w:sz w:val="24"/>
          <w:szCs w:val="24"/>
          <w:highlight w:val="none"/>
          <w:lang w:val="en-US" w:eastAsia="zh-CN"/>
        </w:rPr>
        <w:t>30</w:t>
      </w:r>
      <w:r>
        <w:rPr>
          <w:rFonts w:hint="eastAsia" w:cs="Times New Roman" w:asciiTheme="minorEastAsia" w:hAnsiTheme="minorEastAsia"/>
          <w:snapToGrid w:val="0"/>
          <w:color w:val="auto"/>
          <w:kern w:val="0"/>
          <w:sz w:val="24"/>
          <w:szCs w:val="24"/>
          <w:highlight w:val="none"/>
        </w:rPr>
        <w:t>日内，甲方一次性向乙方支付检测费</w:t>
      </w:r>
      <w:r>
        <w:rPr>
          <w:rFonts w:hint="eastAsia" w:cs="Times New Roman" w:asciiTheme="minorEastAsia" w:hAnsiTheme="minorEastAsia"/>
          <w:snapToGrid w:val="0"/>
          <w:color w:val="auto"/>
          <w:kern w:val="0"/>
          <w:sz w:val="24"/>
          <w:szCs w:val="24"/>
          <w:highlight w:val="none"/>
          <w:lang w:val="en-US" w:eastAsia="zh-CN"/>
        </w:rPr>
        <w:t>用</w:t>
      </w:r>
      <w:r>
        <w:rPr>
          <w:rFonts w:hint="eastAsia" w:cs="Times New Roman" w:asciiTheme="minorEastAsia" w:hAnsiTheme="minorEastAsia"/>
          <w:snapToGrid w:val="0"/>
          <w:color w:val="auto"/>
          <w:kern w:val="0"/>
          <w:sz w:val="24"/>
          <w:szCs w:val="24"/>
          <w:highlight w:val="none"/>
        </w:rPr>
        <w:t>人民币：</w:t>
      </w:r>
      <w:r>
        <w:rPr>
          <w:rFonts w:hint="eastAsia" w:cs="Times New Roman" w:asciiTheme="minorEastAsia" w:hAnsiTheme="minorEastAsia"/>
          <w:snapToGrid w:val="0"/>
          <w:color w:val="auto"/>
          <w:kern w:val="0"/>
          <w:sz w:val="24"/>
          <w:szCs w:val="24"/>
          <w:highlight w:val="none"/>
          <w:u w:val="single"/>
        </w:rPr>
        <w:t>人民币贰万伍仟</w:t>
      </w:r>
      <w:r>
        <w:rPr>
          <w:rFonts w:hint="eastAsia" w:cs="Times New Roman" w:asciiTheme="minorEastAsia" w:hAnsiTheme="minorEastAsia"/>
          <w:snapToGrid w:val="0"/>
          <w:color w:val="auto"/>
          <w:kern w:val="0"/>
          <w:sz w:val="24"/>
          <w:szCs w:val="24"/>
          <w:highlight w:val="none"/>
          <w:u w:val="single"/>
          <w:lang w:val="en-US" w:eastAsia="zh-CN"/>
        </w:rPr>
        <w:t>元</w:t>
      </w:r>
      <w:r>
        <w:rPr>
          <w:rFonts w:hint="eastAsia" w:cs="Times New Roman" w:asciiTheme="minorEastAsia" w:hAnsiTheme="minorEastAsia"/>
          <w:snapToGrid w:val="0"/>
          <w:color w:val="auto"/>
          <w:kern w:val="0"/>
          <w:sz w:val="24"/>
          <w:szCs w:val="24"/>
          <w:highlight w:val="none"/>
          <w:u w:val="single"/>
        </w:rPr>
        <w:t>整（￥</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r>
        <w:rPr>
          <w:rFonts w:hint="eastAsia" w:cs="Times New Roman" w:asciiTheme="minorEastAsia" w:hAnsiTheme="minorEastAsia"/>
          <w:snapToGrid w:val="0"/>
          <w:color w:val="auto"/>
          <w:kern w:val="0"/>
          <w:sz w:val="24"/>
          <w:szCs w:val="24"/>
          <w:highlight w:val="none"/>
        </w:rPr>
        <w:t>，项目款到账后，开具同等金额</w:t>
      </w:r>
      <w:r>
        <w:rPr>
          <w:rFonts w:hint="eastAsia" w:cs="Times New Roman" w:asciiTheme="minorEastAsia" w:hAnsiTheme="minorEastAsia"/>
          <w:snapToGrid w:val="0"/>
          <w:color w:val="auto"/>
          <w:kern w:val="0"/>
          <w:sz w:val="24"/>
          <w:szCs w:val="24"/>
          <w:highlight w:val="none"/>
          <w:u w:val="none"/>
        </w:rPr>
        <w:t>的</w:t>
      </w:r>
      <w:r>
        <w:rPr>
          <w:rFonts w:hint="eastAsia" w:ascii="宋体" w:hAnsi="宋体" w:eastAsia="宋体" w:cs="宋体"/>
          <w:b w:val="0"/>
          <w:bCs/>
          <w:color w:val="auto"/>
          <w:sz w:val="24"/>
          <w:szCs w:val="24"/>
          <w:highlight w:val="none"/>
          <w:u w:val="single"/>
          <w:lang w:val="en-US" w:eastAsia="zh-CN"/>
        </w:rPr>
        <w:t>☑</w:t>
      </w:r>
      <w:r>
        <w:rPr>
          <w:rFonts w:hint="eastAsia" w:cs="Times New Roman" w:asciiTheme="minorEastAsia" w:hAnsiTheme="minorEastAsia"/>
          <w:snapToGrid w:val="0"/>
          <w:color w:val="auto"/>
          <w:kern w:val="0"/>
          <w:sz w:val="24"/>
          <w:szCs w:val="24"/>
          <w:highlight w:val="none"/>
          <w:u w:val="single"/>
        </w:rPr>
        <w:t>增值税</w:t>
      </w:r>
      <w:r>
        <w:rPr>
          <w:rFonts w:hint="eastAsia" w:cs="Times New Roman" w:asciiTheme="minorEastAsia" w:hAnsiTheme="minorEastAsia"/>
          <w:snapToGrid w:val="0"/>
          <w:color w:val="auto"/>
          <w:kern w:val="0"/>
          <w:sz w:val="24"/>
          <w:szCs w:val="24"/>
          <w:highlight w:val="none"/>
          <w:u w:val="single"/>
          <w:lang w:val="en-US" w:eastAsia="zh-CN"/>
        </w:rPr>
        <w:t>电子</w:t>
      </w:r>
      <w:r>
        <w:rPr>
          <w:rFonts w:hint="eastAsia" w:cs="Times New Roman" w:asciiTheme="minorEastAsia" w:hAnsiTheme="minorEastAsia"/>
          <w:snapToGrid w:val="0"/>
          <w:color w:val="auto"/>
          <w:kern w:val="0"/>
          <w:sz w:val="24"/>
          <w:szCs w:val="24"/>
          <w:highlight w:val="none"/>
          <w:u w:val="single"/>
        </w:rPr>
        <w:t>专用发票</w:t>
      </w:r>
      <w:r>
        <w:rPr>
          <w:rFonts w:hint="eastAsia" w:ascii="宋体" w:hAnsi="宋体" w:eastAsia="宋体" w:cs="宋体"/>
          <w:b w:val="0"/>
          <w:bCs/>
          <w:color w:val="auto"/>
          <w:sz w:val="24"/>
          <w:szCs w:val="24"/>
          <w:highlight w:val="none"/>
          <w:u w:val="single"/>
          <w:lang w:val="en-US" w:eastAsia="zh-CN"/>
        </w:rPr>
        <w:t>□增值税电子普通发票</w:t>
      </w:r>
      <w:r>
        <w:rPr>
          <w:rFonts w:hint="eastAsia" w:cs="Times New Roman" w:asciiTheme="minorEastAsia" w:hAnsiTheme="minorEastAsia"/>
          <w:snapToGrid w:val="0"/>
          <w:color w:val="auto"/>
          <w:kern w:val="0"/>
          <w:sz w:val="24"/>
          <w:szCs w:val="24"/>
          <w:highlight w:val="none"/>
        </w:rPr>
        <w:t>。</w:t>
      </w:r>
      <w:bookmarkEnd w:id="6"/>
      <w:commentRangeEnd w:id="2"/>
      <w:r>
        <w:commentReference w:id="2"/>
      </w:r>
    </w:p>
    <w:p w14:paraId="685CB151">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6ADDAD0A">
      <w:pPr>
        <w:adjustRightInd w:val="0"/>
        <w:snapToGrid w:val="0"/>
        <w:spacing w:line="360" w:lineRule="auto"/>
        <w:ind w:firstLine="480" w:firstLineChars="200"/>
        <w:jc w:val="left"/>
        <w:rPr>
          <w:rFonts w:ascii="宋体" w:hAnsi="宋体" w:cs="Times New Roman"/>
          <w:b/>
          <w:snapToGrid w:val="0"/>
          <w:color w:val="auto"/>
          <w:kern w:val="0"/>
          <w:sz w:val="24"/>
          <w:szCs w:val="28"/>
          <w:highlight w:val="none"/>
        </w:rPr>
      </w:pPr>
      <w:r>
        <w:rPr>
          <w:rFonts w:hint="eastAsia" w:ascii="宋体" w:hAnsi="宋体" w:cs="Times New Roman"/>
          <w:b/>
          <w:snapToGrid w:val="0"/>
          <w:color w:val="auto"/>
          <w:kern w:val="0"/>
          <w:sz w:val="24"/>
          <w:szCs w:val="28"/>
          <w:highlight w:val="none"/>
        </w:rPr>
        <w:t>甲方发票信息：</w:t>
      </w:r>
    </w:p>
    <w:p w14:paraId="0D047D8F">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单位名称：</w:t>
      </w:r>
      <w:r>
        <w:rPr>
          <w:rFonts w:hint="eastAsia" w:asciiTheme="minorEastAsia" w:hAnsiTheme="minorEastAsia"/>
          <w:b w:val="0"/>
          <w:bCs/>
          <w:color w:val="auto"/>
          <w:sz w:val="24"/>
          <w:szCs w:val="24"/>
          <w:highlight w:val="none"/>
          <w:lang w:val="en-US" w:eastAsia="zh-CN"/>
        </w:rPr>
        <w:t>南湖实验室</w:t>
      </w:r>
    </w:p>
    <w:p w14:paraId="54B3D360">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统一社会信用代码：</w:t>
      </w:r>
      <w:r>
        <w:rPr>
          <w:rFonts w:hint="eastAsia" w:asciiTheme="minorEastAsia" w:hAnsiTheme="minorEastAsia"/>
          <w:b w:val="0"/>
          <w:bCs/>
          <w:color w:val="auto"/>
          <w:sz w:val="24"/>
          <w:szCs w:val="24"/>
          <w:highlight w:val="none"/>
        </w:rPr>
        <w:t>12330400MB1D62272G</w:t>
      </w:r>
    </w:p>
    <w:p w14:paraId="75B4308F">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开户银行：</w:t>
      </w:r>
      <w:r>
        <w:rPr>
          <w:rFonts w:hint="eastAsia" w:asciiTheme="minorEastAsia" w:hAnsiTheme="minorEastAsia"/>
          <w:b w:val="0"/>
          <w:bCs/>
          <w:color w:val="auto"/>
          <w:sz w:val="24"/>
          <w:szCs w:val="24"/>
          <w:highlight w:val="none"/>
        </w:rPr>
        <w:t>嘉兴银行股份有限公司科技支行</w:t>
      </w:r>
    </w:p>
    <w:p w14:paraId="431100D7">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银行账号：</w:t>
      </w:r>
      <w:r>
        <w:rPr>
          <w:rFonts w:hint="eastAsia" w:asciiTheme="minorEastAsia" w:hAnsiTheme="minorEastAsia"/>
          <w:b w:val="0"/>
          <w:bCs/>
          <w:color w:val="auto"/>
          <w:sz w:val="24"/>
          <w:szCs w:val="24"/>
          <w:highlight w:val="none"/>
        </w:rPr>
        <w:t>109101201900080105</w:t>
      </w:r>
    </w:p>
    <w:p w14:paraId="262E62CA">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开票地址：</w:t>
      </w:r>
      <w:r>
        <w:rPr>
          <w:rFonts w:hint="eastAsia" w:asciiTheme="minorEastAsia" w:hAnsiTheme="minorEastAsia"/>
          <w:b w:val="0"/>
          <w:bCs/>
          <w:color w:val="auto"/>
          <w:sz w:val="24"/>
          <w:szCs w:val="24"/>
          <w:highlight w:val="none"/>
        </w:rPr>
        <w:t>嘉兴市南湖区七星街道香湖别墅29幢</w:t>
      </w:r>
    </w:p>
    <w:p w14:paraId="309C27C9">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电    话：</w:t>
      </w:r>
      <w:r>
        <w:rPr>
          <w:rFonts w:hint="eastAsia" w:asciiTheme="minorEastAsia" w:hAnsiTheme="minorEastAsia"/>
          <w:b w:val="0"/>
          <w:bCs/>
          <w:color w:val="auto"/>
          <w:sz w:val="24"/>
          <w:szCs w:val="24"/>
          <w:highlight w:val="none"/>
        </w:rPr>
        <w:t>0573-82866610</w:t>
      </w:r>
    </w:p>
    <w:p w14:paraId="72D42F1E">
      <w:pPr>
        <w:adjustRightInd w:val="0"/>
        <w:snapToGrid w:val="0"/>
        <w:spacing w:line="300" w:lineRule="auto"/>
        <w:ind w:firstLine="480" w:firstLineChars="200"/>
        <w:rPr>
          <w:rFonts w:hint="default" w:asciiTheme="minorEastAsia" w:hAnsiTheme="minorEastAsia" w:eastAsiaTheme="minorEastAsia"/>
          <w:b w:val="0"/>
          <w:bCs/>
          <w:color w:val="auto"/>
          <w:sz w:val="24"/>
          <w:szCs w:val="24"/>
          <w:highlight w:val="yellow"/>
          <w:lang w:val="en-US" w:eastAsia="zh-CN"/>
        </w:rPr>
      </w:pPr>
      <w:r>
        <w:rPr>
          <w:rFonts w:hint="eastAsia" w:asciiTheme="minorEastAsia" w:hAnsiTheme="minorEastAsia"/>
          <w:b/>
          <w:color w:val="auto"/>
          <w:sz w:val="24"/>
          <w:szCs w:val="24"/>
          <w:highlight w:val="none"/>
          <w:lang w:val="en-US" w:eastAsia="zh-CN"/>
        </w:rPr>
        <w:t>纳税人身份</w:t>
      </w:r>
      <w:r>
        <w:rPr>
          <w:rFonts w:hint="eastAsia" w:asciiTheme="minorEastAsia" w:hAnsiTheme="minorEastAsia"/>
          <w:b w:val="0"/>
          <w:bCs/>
          <w:color w:val="auto"/>
          <w:sz w:val="24"/>
          <w:szCs w:val="24"/>
          <w:highlight w:val="none"/>
          <w:lang w:val="en-US" w:eastAsia="zh-CN"/>
        </w:rPr>
        <w:t>：</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 xml:space="preserve">增值税一般纳税人  </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非增值税一般纳税人</w:t>
      </w:r>
    </w:p>
    <w:p w14:paraId="3BFA45AD">
      <w:pPr>
        <w:spacing w:line="360" w:lineRule="auto"/>
        <w:ind w:firstLine="480" w:firstLineChars="200"/>
        <w:jc w:val="left"/>
        <w:rPr>
          <w:rFonts w:hint="eastAsia" w:ascii="宋体" w:hAnsi="宋体"/>
          <w:b/>
          <w:color w:val="auto"/>
          <w:sz w:val="24"/>
          <w:highlight w:val="none"/>
        </w:rPr>
      </w:pPr>
    </w:p>
    <w:p w14:paraId="74E48B10">
      <w:pPr>
        <w:adjustRightInd w:val="0"/>
        <w:snapToGrid w:val="0"/>
        <w:spacing w:line="360" w:lineRule="auto"/>
        <w:ind w:firstLine="480" w:firstLineChars="200"/>
        <w:jc w:val="left"/>
        <w:rPr>
          <w:rFonts w:hint="default" w:cs="Times New Roman" w:asciiTheme="minorEastAsia" w:hAnsiTheme="minorEastAsia" w:eastAsiaTheme="minorEastAsia"/>
          <w:snapToGrid w:val="0"/>
          <w:color w:val="auto"/>
          <w:kern w:val="0"/>
          <w:sz w:val="28"/>
          <w:szCs w:val="28"/>
          <w:highlight w:val="none"/>
          <w:lang w:val="en-US" w:eastAsia="zh-CN"/>
        </w:rPr>
      </w:pPr>
      <w:r>
        <w:rPr>
          <w:rFonts w:hint="eastAsia" w:ascii="宋体" w:hAnsi="宋体"/>
          <w:b/>
          <w:color w:val="auto"/>
          <w:sz w:val="24"/>
          <w:szCs w:val="28"/>
          <w:highlight w:val="none"/>
        </w:rPr>
        <w:t>乙方账户信息</w:t>
      </w:r>
      <w:r>
        <w:rPr>
          <w:rFonts w:hint="eastAsia" w:ascii="宋体" w:hAnsi="宋体"/>
          <w:b/>
          <w:color w:val="auto"/>
          <w:sz w:val="24"/>
          <w:szCs w:val="28"/>
          <w:highlight w:val="none"/>
          <w:lang w:eastAsia="zh-CN"/>
        </w:rPr>
        <w:t>：</w:t>
      </w:r>
    </w:p>
    <w:p w14:paraId="550FB837">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开户银行：工行北京北新桥支行</w:t>
      </w:r>
    </w:p>
    <w:p w14:paraId="2EA76180">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 户 名：中国电子技术标准化研究院</w:t>
      </w:r>
    </w:p>
    <w:p w14:paraId="429FED0A">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 xml:space="preserve">账    </w:t>
      </w:r>
      <w:r>
        <w:rPr>
          <w:rFonts w:hint="eastAsia" w:asciiTheme="minorEastAsia" w:hAnsiTheme="minorEastAsia"/>
          <w:b/>
          <w:color w:val="auto"/>
          <w:sz w:val="24"/>
          <w:szCs w:val="24"/>
          <w:highlight w:val="none"/>
          <w:lang w:val="en-US" w:eastAsia="zh-CN"/>
        </w:rPr>
        <w:t>户</w:t>
      </w:r>
      <w:r>
        <w:rPr>
          <w:rFonts w:hint="eastAsia" w:asciiTheme="minorEastAsia" w:hAnsiTheme="minorEastAsia"/>
          <w:b/>
          <w:color w:val="auto"/>
          <w:sz w:val="24"/>
          <w:szCs w:val="24"/>
          <w:highlight w:val="none"/>
        </w:rPr>
        <w:t>：0200 0043 0908 8116 710</w:t>
      </w:r>
    </w:p>
    <w:p w14:paraId="0E3720C3">
      <w:pPr>
        <w:adjustRightInd w:val="0"/>
        <w:snapToGrid w:val="0"/>
        <w:spacing w:line="300" w:lineRule="auto"/>
        <w:ind w:firstLine="480" w:firstLineChars="200"/>
        <w:rPr>
          <w:rFonts w:hint="eastAsia" w:asciiTheme="minorEastAsia" w:hAnsiTheme="minorEastAsia"/>
          <w:b/>
          <w:color w:val="auto"/>
          <w:sz w:val="24"/>
          <w:szCs w:val="24"/>
          <w:highlight w:val="none"/>
        </w:rPr>
      </w:pPr>
      <w:bookmarkStart w:id="7" w:name="auto_fouce_6"/>
      <w:r>
        <w:rPr>
          <w:rFonts w:hint="eastAsia" w:asciiTheme="minorEastAsia" w:hAnsiTheme="minorEastAsia"/>
          <w:b/>
          <w:color w:val="auto"/>
          <w:sz w:val="24"/>
          <w:szCs w:val="24"/>
          <w:highlight w:val="none"/>
        </w:rPr>
        <w:t>税    号：</w:t>
      </w:r>
      <w:r>
        <w:rPr>
          <w:rFonts w:hint="eastAsia" w:asciiTheme="minorEastAsia" w:hAnsiTheme="minorEastAsia"/>
          <w:b/>
          <w:color w:val="auto"/>
          <w:sz w:val="24"/>
          <w:szCs w:val="24"/>
          <w:highlight w:val="none"/>
          <w:lang w:val="en-US" w:eastAsia="zh-CN"/>
        </w:rPr>
        <w:t> </w:t>
      </w:r>
      <w:r>
        <w:rPr>
          <w:rFonts w:hint="default" w:asciiTheme="minorEastAsia" w:hAnsiTheme="minorEastAsia"/>
          <w:b/>
          <w:color w:val="auto"/>
          <w:sz w:val="24"/>
          <w:szCs w:val="24"/>
          <w:highlight w:val="none"/>
          <w:lang w:val="en-US" w:eastAsia="zh-CN"/>
        </w:rPr>
        <w:t>12100000400002195R</w:t>
      </w:r>
      <w:bookmarkEnd w:id="7"/>
    </w:p>
    <w:p w14:paraId="17A7AE4B">
      <w:pPr>
        <w:adjustRightInd w:val="0"/>
        <w:snapToGrid w:val="0"/>
        <w:spacing w:line="300" w:lineRule="auto"/>
        <w:ind w:firstLine="480" w:firstLineChars="200"/>
        <w:rPr>
          <w:rFonts w:asciiTheme="minorEastAsia" w:hAnsiTheme="minorEastAsia"/>
          <w:color w:val="auto"/>
          <w:sz w:val="24"/>
          <w:szCs w:val="24"/>
          <w:highlight w:val="yellow"/>
        </w:rPr>
      </w:pPr>
    </w:p>
    <w:p w14:paraId="1B00877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第四条 检测方式</w:t>
      </w:r>
    </w:p>
    <w:p w14:paraId="252BA2E6">
      <w:commentRangeStart w:id="4"/>
      <w:commentRangeStart w:id="3"/>
      <w:pPr>
        <w:adjustRightInd w:val="0"/>
        <w:snapToGrid w:val="0"/>
        <w:spacing w:line="300" w:lineRule="auto"/>
        <w:ind w:firstLine="560"/>
        <w:rPr>
          <w:rFonts w:cs="Times New Roman" w:asciiTheme="minorEastAsia" w:hAnsiTheme="minorEastAsia"/>
          <w:snapToGrid w:val="0"/>
          <w:color w:val="auto"/>
          <w:kern w:val="0"/>
          <w:sz w:val="24"/>
          <w:szCs w:val="24"/>
          <w:highlight w:val="none"/>
        </w:rPr>
      </w:pPr>
      <w:bookmarkStart w:id="8" w:name="auto_fouce_7"/>
      <w:r>
        <w:rPr>
          <w:rFonts w:hint="eastAsia" w:cs="Times New Roman" w:asciiTheme="minorEastAsia" w:hAnsiTheme="minorEastAsia"/>
          <w:snapToGrid w:val="0"/>
          <w:color w:val="auto"/>
          <w:kern w:val="0"/>
          <w:sz w:val="24"/>
          <w:szCs w:val="24"/>
          <w:highlight w:val="none"/>
        </w:rPr>
        <w:t>甲方向乙方提供</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color w:val="auto"/>
          <w:kern w:val="0"/>
          <w:sz w:val="24"/>
          <w:szCs w:val="24"/>
          <w:highlight w:val="none"/>
          <w:u w:val="none"/>
          <w:lang w:val="en-US" w:eastAsia="zh-CN"/>
        </w:rPr>
        <w:t>系统/</w:t>
      </w:r>
      <w:r>
        <w:rPr>
          <w:rFonts w:hint="eastAsia" w:cs="Times New Roman" w:asciiTheme="minorEastAsia" w:hAnsiTheme="minorEastAsia"/>
          <w:snapToGrid w:val="0"/>
          <w:color w:val="auto"/>
          <w:kern w:val="0"/>
          <w:sz w:val="24"/>
          <w:szCs w:val="24"/>
          <w:highlight w:val="none"/>
        </w:rPr>
        <w:t>产品</w:t>
      </w:r>
      <w:r>
        <w:rPr>
          <w:rFonts w:hint="eastAsia" w:asciiTheme="minorEastAsia" w:hAnsiTheme="minorEastAsia"/>
          <w:color w:val="auto"/>
          <w:sz w:val="24"/>
          <w:szCs w:val="24"/>
          <w:highlight w:val="none"/>
        </w:rPr>
        <w:t>样品、乙方所要求的</w:t>
      </w:r>
      <w:r>
        <w:rPr>
          <w:rFonts w:hint="eastAsia" w:cs="Times New Roman" w:asciiTheme="minorEastAsia" w:hAnsiTheme="minorEastAsia"/>
          <w:snapToGrid w:val="0"/>
          <w:color w:val="auto"/>
          <w:kern w:val="0"/>
          <w:sz w:val="24"/>
          <w:szCs w:val="24"/>
          <w:highlight w:val="none"/>
        </w:rPr>
        <w:t>技术资料、辅助工具和设备，由乙方独立对送检样品进行</w:t>
      </w:r>
      <w:r>
        <w:rPr>
          <w:rFonts w:hint="eastAsia" w:cs="Times New Roman" w:asciiTheme="minorEastAsia" w:hAnsiTheme="minorEastAsia"/>
          <w:snapToGrid w:val="0"/>
          <w:color w:val="auto"/>
          <w:kern w:val="0"/>
          <w:sz w:val="24"/>
          <w:szCs w:val="24"/>
          <w:highlight w:val="none"/>
          <w:lang w:val="en-US" w:eastAsia="zh-CN"/>
        </w:rPr>
        <w:t>验收</w:t>
      </w:r>
      <w:r>
        <w:rPr>
          <w:rFonts w:hint="eastAsia" w:cs="Times New Roman" w:asciiTheme="minorEastAsia" w:hAnsiTheme="minorEastAsia"/>
          <w:snapToGrid w:val="0"/>
          <w:color w:val="auto"/>
          <w:kern w:val="0"/>
          <w:sz w:val="24"/>
          <w:szCs w:val="24"/>
          <w:highlight w:val="none"/>
        </w:rPr>
        <w:t>检测。测试过程中受测样品会进行破拆和存档，检测样品不会退换，大型设备在</w:t>
      </w:r>
      <w:r>
        <w:rPr>
          <w:rFonts w:hint="eastAsia" w:cs="Times New Roman" w:asciiTheme="minorEastAsia" w:hAnsiTheme="minorEastAsia"/>
          <w:snapToGrid w:val="0"/>
          <w:color w:val="auto"/>
          <w:kern w:val="0"/>
          <w:sz w:val="24"/>
          <w:szCs w:val="24"/>
          <w:highlight w:val="none"/>
          <w:lang w:val="en-US" w:eastAsia="zh-CN"/>
        </w:rPr>
        <w:t>检测完成后</w:t>
      </w:r>
      <w:r>
        <w:rPr>
          <w:rFonts w:hint="eastAsia" w:cs="Times New Roman" w:asciiTheme="minorEastAsia" w:hAnsiTheme="minorEastAsia"/>
          <w:snapToGrid w:val="0"/>
          <w:color w:val="auto"/>
          <w:kern w:val="0"/>
          <w:sz w:val="24"/>
          <w:szCs w:val="24"/>
          <w:highlight w:val="none"/>
        </w:rPr>
        <w:t>退还。</w:t>
      </w:r>
      <w:bookmarkEnd w:id="8"/>
      <w:commentRangeEnd w:id="3"/>
      <w:r>
        <w:commentReference w:id="3"/>
      </w:r>
      <w:commentRangeEnd w:id="4"/>
      <w:r>
        <w:commentReference w:id="4"/>
      </w:r>
    </w:p>
    <w:p w14:paraId="1DDE7102">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第五条 保密要求</w:t>
      </w:r>
    </w:p>
    <w:p w14:paraId="3B1E3186">
      <w:commentRangeStart w:id="5"/>
      <w:pPr>
        <w:adjustRightInd w:val="0"/>
        <w:snapToGrid w:val="0"/>
        <w:spacing w:line="300" w:lineRule="auto"/>
        <w:ind w:firstLine="480" w:firstLineChars="200"/>
        <w:rPr>
          <w:rFonts w:asciiTheme="minorEastAsia" w:hAnsiTheme="minorEastAsia"/>
          <w:color w:val="auto"/>
          <w:sz w:val="24"/>
          <w:szCs w:val="24"/>
          <w:highlight w:val="none"/>
        </w:rPr>
        <w:pPrChange w:id="0" w:author="长安 [2]" w:date="2026-01-26T16:00:38Z">
          <w:pPr>
            <w:adjustRightInd w:val="0"/>
            <w:snapToGrid w:val="0"/>
            <w:spacing w:line="300" w:lineRule="auto"/>
            <w:ind w:firstLine="480" w:firstLineChars="200"/>
          </w:pPr>
        </w:pPrChange>
      </w:pPr>
      <w:r>
        <w:rPr>
          <w:rFonts w:hint="eastAsia" w:asciiTheme="minorEastAsia" w:hAnsiTheme="minorEastAsia"/>
          <w:color w:val="auto"/>
          <w:sz w:val="24"/>
          <w:szCs w:val="24"/>
          <w:highlight w:val="none"/>
        </w:rPr>
        <w:t>1、双方应共同遵守保密条款，本合同书的内容不经对方书面许可，任何一方都不得以任何形式向第三方透露。</w:t>
      </w:r>
      <w:commentRangeEnd w:id="5"/>
      <w:r>
        <w:commentReference w:id="5"/>
      </w:r>
    </w:p>
    <w:p w14:paraId="60AE99CA">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2、双方应互相保守对方的商业机密。除本专项规定可公开发布信息外、双方保证对方的业务活动、技术资料等其他信息不得公开泄露。</w:t>
      </w:r>
    </w:p>
    <w:p w14:paraId="01CF564C">
      <w:commentRangeStart w:id="6"/>
      <w:pPr>
        <w:adjustRightInd w:val="0"/>
        <w:snapToGrid w:val="0"/>
        <w:spacing w:line="300" w:lineRule="auto"/>
        <w:ind w:firstLine="480" w:firstLineChars="200"/>
        <w:rPr>
          <w:ins w:id="1" w:author="长安" w:date="2026-01-26T13:54:51Z"/>
          <w:rFonts w:hint="eastAsia" w:asciiTheme="minorEastAsia" w:hAnsiTheme="minorEastAsia" w:eastAsiaTheme="minorEastAsia"/>
          <w:color w:val="auto"/>
          <w:sz w:val="24"/>
          <w:szCs w:val="24"/>
          <w:highlight w:val="none"/>
          <w:lang w:eastAsia="zh-CN"/>
        </w:rPr>
      </w:pPr>
      <w:r>
        <w:rPr>
          <w:rFonts w:hint="eastAsia" w:asciiTheme="minorEastAsia" w:hAnsiTheme="minorEastAsia"/>
          <w:color w:val="auto"/>
          <w:sz w:val="24"/>
          <w:szCs w:val="24"/>
          <w:highlight w:val="none"/>
        </w:rPr>
        <w:t>3、本保密条款在本合同书到期后3年内继续保持有效。</w:t>
      </w:r>
      <w:bookmarkStart w:id="9" w:name="auto_fouce_9"/>
      <w:commentRangeEnd w:id="6"/>
      <w:r>
        <w:commentReference w:id="6"/>
      </w:r>
    </w:p>
    <w:bookmarkEnd w:id="9"/>
    <w:p w14:paraId="6CCF2810">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p>
    <w:p w14:paraId="30CFC72C">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第六条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合同终止</w:t>
      </w:r>
    </w:p>
    <w:p w14:paraId="1E27A013">
      <w:commentRangeStart w:id="7"/>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在本合同有效期内如一方出现破产、无力偿付、清算或公司解散的情况时，则另一方有权在不提前给对方发出任何通知的前提下，即刻通知终止本合同的履行。</w:t>
      </w:r>
      <w:commentRangeEnd w:id="7"/>
      <w:r>
        <w:commentReference w:id="7"/>
      </w:r>
    </w:p>
    <w:p w14:paraId="0FFF973B">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第七条 不可抗力</w:t>
      </w:r>
    </w:p>
    <w:p w14:paraId="6D97A936">
      <w:commentRangeStart w:id="9"/>
      <w:commentRangeStart w:id="8"/>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由于不可抗力（包括地震、台风、洪水、火灾、战争、罢工、政府禁令以及双方均不可预见、不能控制的事情或情况）导致本合同不能履行，任何一方均不会因此而承担违约责任。</w:t>
      </w:r>
      <w:commentRangeEnd w:id="8"/>
      <w:r>
        <w:commentReference w:id="8"/>
      </w:r>
      <w:commentRangeEnd w:id="9"/>
      <w:r>
        <w:commentReference w:id="9"/>
      </w:r>
    </w:p>
    <w:p w14:paraId="02711114">
      <w:pPr>
        <w:numPr>
          <w:ilvl w:val="12"/>
          <w:numId w:val="0"/>
        </w:num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ind w:firstLine="0" w:firstLineChars="0"/>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第八条 违约责任</w:t>
      </w:r>
    </w:p>
    <w:p w14:paraId="6E4B9328">
      <w:commentRangeStart w:id="10"/>
      <w:pPr>
        <w:adjustRightInd w:val="0"/>
        <w:snapToGrid w:val="0"/>
        <w:spacing w:line="300" w:lineRule="auto"/>
        <w:ind w:firstLine="480" w:firstLineChars="200"/>
        <w:outlineLvl w:val="9"/>
        <w:rPr>
          <w:rFonts w:hint="eastAsia" w:asciiTheme="minorEastAsia" w:hAnsiTheme="minorEastAsia" w:cstheme="minorBidi"/>
          <w:b w:val="0"/>
          <w:snapToGrid/>
          <w:color w:val="auto"/>
          <w:kern w:val="2"/>
          <w:sz w:val="24"/>
          <w:szCs w:val="24"/>
          <w:highlight w:val="none"/>
          <w:lang w:val="en-US" w:eastAsia="zh-CN"/>
        </w:rPr>
      </w:pPr>
      <w:r>
        <w:rPr>
          <w:rFonts w:hint="eastAsia" w:asciiTheme="minorEastAsia" w:hAnsiTheme="minorEastAsia" w:cstheme="minorBidi"/>
          <w:b w:val="0"/>
          <w:snapToGrid/>
          <w:color w:val="auto"/>
          <w:kern w:val="2"/>
          <w:sz w:val="24"/>
          <w:szCs w:val="24"/>
          <w:highlight w:val="none"/>
          <w:lang w:val="en-US" w:eastAsia="zh-CN"/>
        </w:rPr>
        <w:t>1、</w:t>
      </w:r>
      <w:commentRangeStart w:id="0"/>
      <w:bookmarkStart w:id="10" w:name="auto_fouce_10"/>
      <w:r>
        <w:rPr>
          <w:rFonts w:hint="eastAsia" w:asciiTheme="minorEastAsia" w:hAnsiTheme="minorEastAsia" w:cstheme="minorBidi"/>
          <w:b w:val="0"/>
          <w:snapToGrid/>
          <w:color w:val="auto"/>
          <w:kern w:val="2"/>
          <w:sz w:val="24"/>
          <w:szCs w:val="24"/>
          <w:highlight w:val="none"/>
          <w:lang w:val="en-US" w:eastAsia="zh-CN"/>
        </w:rPr>
        <w:t>甲方应当按照合同约定向乙方支付检测费用，如未按合同约定支付，每逾期一天应当以未付费用为基数，按每日万分之五向乙方支付违约金；逾期超过30天的，乙方有权书面通知甲方在规定期间内改正，甲方接到通知后仍未在乙方通知期限内改正的，乙方有权决定是否书面单方面通知甲方解除合同，乙方决定解除合同的，甲方除应支付未付款项本金外，仍应当向乙方支付违约金。</w:t>
      </w:r>
      <w:bookmarkEnd w:id="10"/>
      <w:commentRangeEnd w:id="0"/>
      <w:r>
        <w:rPr>
          <w:rStyle w:val="12"/>
        </w:rPr>
        <w:commentReference w:id="0"/>
      </w:r>
      <w:commentRangeEnd w:id="10"/>
      <w:r>
        <w:commentReference w:id="10"/>
      </w:r>
    </w:p>
    <w:p w14:paraId="51DE91A4">
      <w:commentRangeStart w:id="11"/>
      <w:pPr>
        <w:numPr>
          <w:ilvl w:val="12"/>
          <w:numId w:val="0"/>
        </w:numPr>
        <w:adjustRightInd w:val="0"/>
        <w:snapToGrid w:val="0"/>
        <w:spacing w:line="300" w:lineRule="auto"/>
        <w:ind w:firstLine="480" w:firstLineChars="200"/>
        <w:outlineLvl w:val="9"/>
        <w:rPr>
          <w:rFonts w:hint="default" w:cs="Times New Roman" w:asciiTheme="minorEastAsia" w:hAnsiTheme="minorEastAsia"/>
          <w:b/>
          <w:snapToGrid w:val="0"/>
          <w:color w:val="auto"/>
          <w:kern w:val="0"/>
          <w:sz w:val="24"/>
          <w:szCs w:val="24"/>
          <w:highlight w:val="none"/>
          <w:lang w:val="en-US" w:eastAsia="zh-CN"/>
        </w:rPr>
      </w:pPr>
      <w:commentRangeStart w:id="1"/>
      <w:bookmarkStart w:id="11" w:name="auto_fouce_11"/>
      <w:r>
        <w:rPr>
          <w:rFonts w:hint="eastAsia" w:asciiTheme="minorEastAsia" w:hAnsiTheme="minorEastAsia" w:cstheme="minorBidi"/>
          <w:b w:val="0"/>
          <w:snapToGrid/>
          <w:color w:val="auto"/>
          <w:kern w:val="2"/>
          <w:sz w:val="24"/>
          <w:szCs w:val="24"/>
          <w:highlight w:val="none"/>
          <w:lang w:val="en-US" w:eastAsia="zh-CN"/>
        </w:rPr>
        <w:t>2 、乙方应当按照合同约定向甲方交付检测成果，如未按合同约定交付，每逾期一天应当以本阶段应付费用为基数，按每日万分之五向甲方支付违约金；逾期超过30天的，甲方有权书面通知乙方在规定期间内改正，乙方接到通知后仍未在通知期限内改正的，甲方有权决定是否书面单方面通知乙方解除合同，甲方决定解除合同的，除乙方应完成未完成检测外，仍应当向甲方支付违约金。</w:t>
      </w:r>
      <w:commentRangeEnd w:id="1"/>
      <w:bookmarkEnd w:id="11"/>
      <w:r>
        <w:rPr>
          <w:rStyle w:val="12"/>
        </w:rPr>
        <w:commentReference w:id="1"/>
      </w:r>
      <w:commentRangeEnd w:id="11"/>
      <w:r>
        <w:commentReference w:id="11"/>
      </w:r>
    </w:p>
    <w:p w14:paraId="5EF1C37D">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九</w:t>
      </w:r>
      <w:r>
        <w:rPr>
          <w:rFonts w:hint="eastAsia" w:cs="Times New Roman" w:asciiTheme="minorEastAsia" w:hAnsiTheme="minorEastAsia"/>
          <w:b/>
          <w:snapToGrid w:val="0"/>
          <w:color w:val="auto"/>
          <w:kern w:val="0"/>
          <w:sz w:val="24"/>
          <w:szCs w:val="24"/>
          <w:highlight w:val="none"/>
        </w:rPr>
        <w:t>条 诉讼</w:t>
      </w:r>
    </w:p>
    <w:p w14:paraId="4C0F542F">
      <w:commentRangeStart w:id="13"/>
      <w:commentRangeStart w:id="12"/>
      <w:pPr>
        <w:adjustRightInd w:val="0"/>
        <w:snapToGrid w:val="0"/>
        <w:spacing w:line="276" w:lineRule="auto"/>
        <w:ind w:firstLine="480" w:firstLineChars="200"/>
        <w:jc w:val="left"/>
        <w:rPr>
          <w:rFonts w:asciiTheme="minorEastAsia" w:hAnsiTheme="minorEastAsia"/>
          <w:color w:val="auto"/>
          <w:sz w:val="24"/>
          <w:szCs w:val="24"/>
          <w:highlight w:val="none"/>
        </w:rPr>
      </w:pPr>
      <w:bookmarkStart w:id="12" w:name="auto_fouce_13"/>
      <w:r>
        <w:rPr>
          <w:rFonts w:hint="eastAsia" w:asciiTheme="minorEastAsia" w:hAnsiTheme="minorEastAsia"/>
          <w:color w:val="auto"/>
          <w:sz w:val="24"/>
          <w:szCs w:val="24"/>
          <w:highlight w:val="none"/>
        </w:rPr>
        <w:t>因合同产生的争议由甲乙双方协商解决</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必要时可通过法律途径诉讼解决。</w:t>
      </w:r>
      <w:r>
        <w:rPr>
          <w:rFonts w:hint="eastAsia" w:asciiTheme="minorEastAsia" w:hAnsiTheme="minorEastAsia"/>
          <w:color w:val="auto"/>
          <w:sz w:val="24"/>
          <w:szCs w:val="24"/>
          <w:highlight w:val="none"/>
          <w:lang w:val="en-US" w:eastAsia="zh-CN"/>
        </w:rPr>
        <w:t>双方一致同意，若履行产生争议，应当将争议提交至甲方所在地有管辖权的法院诉讼处理。没有争议的条款，双方应当继续履行。</w:t>
      </w:r>
      <w:bookmarkEnd w:id="12"/>
      <w:commentRangeEnd w:id="12"/>
      <w:r>
        <w:commentReference w:id="12"/>
      </w:r>
      <w:commentRangeEnd w:id="13"/>
      <w:r>
        <w:commentReference w:id="13"/>
      </w:r>
    </w:p>
    <w:p w14:paraId="21DD283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十</w:t>
      </w:r>
      <w:r>
        <w:rPr>
          <w:rFonts w:hint="eastAsia" w:cs="Times New Roman" w:asciiTheme="minorEastAsia" w:hAnsiTheme="minorEastAsia"/>
          <w:b/>
          <w:snapToGrid w:val="0"/>
          <w:color w:val="auto"/>
          <w:kern w:val="0"/>
          <w:sz w:val="24"/>
          <w:szCs w:val="24"/>
          <w:highlight w:val="none"/>
        </w:rPr>
        <w:t>条 其他</w:t>
      </w:r>
    </w:p>
    <w:p w14:paraId="1D851C4C">
      <w:pPr>
        <w:adjustRightInd w:val="0"/>
        <w:snapToGrid w:val="0"/>
        <w:spacing w:line="300" w:lineRule="auto"/>
        <w:ind w:left="105" w:leftChars="50" w:firstLine="360" w:firstLineChars="15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本合同经双方法定代表人或授权代表签署并加盖单位公章（或合同专用章）后生效。</w:t>
      </w:r>
    </w:p>
    <w:p w14:paraId="57C783B8">
      <w:pPr>
        <w:adjustRightInd w:val="0"/>
        <w:snapToGrid w:val="0"/>
        <w:spacing w:line="300" w:lineRule="auto"/>
        <w:ind w:left="105" w:leftChars="50" w:firstLine="360" w:firstLineChars="150"/>
        <w:rPr>
          <w:rFonts w:hint="eastAsia" w:asciiTheme="minorEastAsia" w:hAnsiTheme="minorEastAsia"/>
          <w:color w:val="auto"/>
          <w:sz w:val="24"/>
          <w:szCs w:val="24"/>
          <w:highlight w:val="none"/>
        </w:rPr>
      </w:pPr>
      <w:bookmarkStart w:id="13" w:name="auto_fouce_14"/>
      <w:r>
        <w:rPr>
          <w:rFonts w:hint="eastAsia" w:asciiTheme="minorEastAsia" w:hAnsiTheme="minorEastAsia"/>
          <w:color w:val="auto"/>
          <w:sz w:val="24"/>
          <w:szCs w:val="24"/>
          <w:highlight w:val="none"/>
        </w:rPr>
        <w:t>未尽事宜由双方协商解决。本合同一式</w:t>
      </w:r>
      <w:r>
        <w:rPr>
          <w:rFonts w:hint="eastAsia" w:asciiTheme="minorEastAsia" w:hAnsiTheme="minorEastAsia"/>
          <w:color w:val="auto"/>
          <w:sz w:val="24"/>
          <w:szCs w:val="24"/>
          <w:highlight w:val="none"/>
          <w:u w:val="single"/>
        </w:rPr>
        <w:t>陆</w:t>
      </w:r>
      <w:r>
        <w:rPr>
          <w:rFonts w:hint="eastAsia" w:asciiTheme="minorEastAsia" w:hAnsiTheme="minorEastAsia"/>
          <w:color w:val="auto"/>
          <w:sz w:val="24"/>
          <w:szCs w:val="24"/>
          <w:highlight w:val="none"/>
        </w:rPr>
        <w:t>份</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由甲、乙双方各执</w:t>
      </w:r>
      <w:r>
        <w:rPr>
          <w:rFonts w:hint="eastAsia" w:asciiTheme="minorEastAsia" w:hAnsiTheme="minorEastAsia"/>
          <w:color w:val="auto"/>
          <w:sz w:val="24"/>
          <w:szCs w:val="24"/>
          <w:highlight w:val="none"/>
          <w:u w:val="single"/>
        </w:rPr>
        <w:t>叁</w:t>
      </w:r>
      <w:r>
        <w:rPr>
          <w:rFonts w:hint="eastAsia" w:asciiTheme="minorEastAsia" w:hAnsiTheme="minorEastAsia"/>
          <w:color w:val="auto"/>
          <w:sz w:val="24"/>
          <w:szCs w:val="24"/>
          <w:highlight w:val="none"/>
        </w:rPr>
        <w:t>份。</w:t>
      </w:r>
      <w:bookmarkEnd w:id="13"/>
    </w:p>
    <w:p w14:paraId="63E89313">
      <w:pPr>
        <w:adjustRightInd w:val="0"/>
        <w:snapToGrid w:val="0"/>
        <w:spacing w:line="300" w:lineRule="auto"/>
        <w:rPr>
          <w:rFonts w:hint="eastAsia" w:asciiTheme="minorEastAsia" w:hAnsiTheme="minorEastAsia"/>
          <w:color w:val="auto"/>
          <w:sz w:val="24"/>
          <w:szCs w:val="24"/>
          <w:highlight w:val="none"/>
        </w:rPr>
      </w:pPr>
    </w:p>
    <w:p w14:paraId="6879D862">
      <w:pPr>
        <w:adjustRightInd w:val="0"/>
        <w:snapToGrid w:val="0"/>
        <w:spacing w:line="300" w:lineRule="auto"/>
        <w:rPr>
          <w:rFonts w:hint="eastAsia" w:asciiTheme="minorEastAsia" w:hAnsiTheme="minorEastAsia"/>
          <w:color w:val="auto"/>
          <w:sz w:val="24"/>
          <w:szCs w:val="24"/>
          <w:highlight w:val="none"/>
          <w:lang w:val="en-US" w:eastAsia="zh-CN"/>
        </w:rPr>
      </w:pPr>
    </w:p>
    <w:p w14:paraId="02A9C618">
      <w:pPr>
        <w:adjustRightInd w:val="0"/>
        <w:snapToGrid w:val="0"/>
        <w:spacing w:line="300" w:lineRule="auto"/>
        <w:rPr>
          <w:rFonts w:hint="eastAsia" w:asciiTheme="minorEastAsia" w:hAnsiTheme="minorEastAsia"/>
          <w:color w:val="auto"/>
          <w:sz w:val="24"/>
          <w:szCs w:val="24"/>
          <w:highlight w:val="none"/>
          <w:lang w:val="en-US" w:eastAsia="zh-CN"/>
        </w:rPr>
      </w:pPr>
    </w:p>
    <w:p w14:paraId="11862EBE">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甲方：</w:t>
      </w:r>
      <w:r>
        <w:rPr>
          <w:rFonts w:hint="eastAsia" w:asciiTheme="minorEastAsia" w:hAnsiTheme="minorEastAsia"/>
          <w:color w:val="auto"/>
          <w:sz w:val="24"/>
          <w:szCs w:val="24"/>
          <w:highlight w:val="none"/>
          <w:lang w:val="en-US" w:eastAsia="zh-CN"/>
        </w:rPr>
        <w:t>南湖实验室</w:t>
      </w:r>
    </w:p>
    <w:p w14:paraId="0C5817B6">
      <w:pPr>
        <w:adjustRightInd w:val="0"/>
        <w:snapToGrid w:val="0"/>
        <w:spacing w:line="300" w:lineRule="auto"/>
        <w:rPr>
          <w:rFonts w:asciiTheme="minorEastAsia" w:hAnsiTheme="minorEastAsia"/>
          <w:color w:val="auto"/>
          <w:sz w:val="24"/>
          <w:szCs w:val="24"/>
          <w:highlight w:val="none"/>
        </w:rPr>
      </w:pPr>
    </w:p>
    <w:p w14:paraId="6AC000EB">
      <w:pPr>
        <w:adjustRightInd w:val="0"/>
        <w:snapToGrid w:val="0"/>
        <w:spacing w:line="300" w:lineRule="auto"/>
        <w:rPr>
          <w:rFonts w:asciiTheme="minorEastAsia" w:hAnsiTheme="minorEastAsia"/>
          <w:color w:val="auto"/>
          <w:sz w:val="24"/>
          <w:szCs w:val="24"/>
          <w:highlight w:val="none"/>
        </w:rPr>
      </w:pPr>
    </w:p>
    <w:p w14:paraId="49289358">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43CF6858">
      <w:pPr>
        <w:adjustRightInd w:val="0"/>
        <w:snapToGrid w:val="0"/>
        <w:spacing w:line="300" w:lineRule="auto"/>
        <w:rPr>
          <w:rFonts w:hint="eastAsia" w:asciiTheme="minorEastAsia" w:hAnsiTheme="minorEastAsia"/>
          <w:color w:val="auto"/>
          <w:sz w:val="24"/>
          <w:szCs w:val="24"/>
          <w:highlight w:val="none"/>
        </w:rPr>
      </w:pPr>
    </w:p>
    <w:p w14:paraId="61255A0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40EAB09C">
      <w:pPr>
        <w:snapToGrid w:val="0"/>
        <w:spacing w:line="300" w:lineRule="auto"/>
        <w:rPr>
          <w:color w:val="auto"/>
          <w:sz w:val="24"/>
          <w:szCs w:val="24"/>
          <w:highlight w:val="none"/>
        </w:rPr>
      </w:pPr>
    </w:p>
    <w:p w14:paraId="7D9C831B">
      <w:pPr>
        <w:snapToGrid w:val="0"/>
        <w:spacing w:line="300" w:lineRule="auto"/>
        <w:rPr>
          <w:color w:val="auto"/>
          <w:sz w:val="24"/>
          <w:szCs w:val="24"/>
          <w:highlight w:val="none"/>
        </w:rPr>
      </w:pPr>
    </w:p>
    <w:p w14:paraId="4304BBF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乙方：中国电子技术标准化研究院</w:t>
      </w:r>
    </w:p>
    <w:p w14:paraId="28BBEAFD">
      <w:pPr>
        <w:adjustRightInd w:val="0"/>
        <w:snapToGrid w:val="0"/>
        <w:spacing w:line="300" w:lineRule="auto"/>
        <w:rPr>
          <w:rFonts w:asciiTheme="minorEastAsia" w:hAnsiTheme="minorEastAsia"/>
          <w:color w:val="auto"/>
          <w:sz w:val="24"/>
          <w:szCs w:val="24"/>
          <w:highlight w:val="none"/>
        </w:rPr>
      </w:pPr>
    </w:p>
    <w:p w14:paraId="3FD6FA89">
      <w:pPr>
        <w:adjustRightInd w:val="0"/>
        <w:snapToGrid w:val="0"/>
        <w:spacing w:line="300" w:lineRule="auto"/>
        <w:rPr>
          <w:rFonts w:asciiTheme="minorEastAsia" w:hAnsiTheme="minorEastAsia"/>
          <w:color w:val="auto"/>
          <w:sz w:val="24"/>
          <w:szCs w:val="24"/>
          <w:highlight w:val="none"/>
        </w:rPr>
      </w:pPr>
    </w:p>
    <w:p w14:paraId="15B13412">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2DF97C9D">
      <w:pPr>
        <w:adjustRightInd w:val="0"/>
        <w:snapToGrid w:val="0"/>
        <w:spacing w:line="300" w:lineRule="auto"/>
        <w:rPr>
          <w:rFonts w:hint="eastAsia" w:asciiTheme="minorEastAsia" w:hAnsiTheme="minorEastAsia"/>
          <w:color w:val="auto"/>
          <w:sz w:val="24"/>
          <w:szCs w:val="24"/>
          <w:highlight w:val="none"/>
        </w:rPr>
      </w:pPr>
    </w:p>
    <w:p w14:paraId="3DE121ED">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74022A39">
      <w:pPr>
        <w:adjustRightInd w:val="0"/>
        <w:snapToGrid w:val="0"/>
        <w:spacing w:line="300" w:lineRule="auto"/>
        <w:rPr>
          <w:rFonts w:hint="eastAsia" w:asciiTheme="minorEastAsia" w:hAnsiTheme="minorEastAsia"/>
          <w:color w:val="auto"/>
          <w:sz w:val="24"/>
          <w:szCs w:val="24"/>
          <w:highlight w:val="none"/>
        </w:rPr>
      </w:pPr>
    </w:p>
    <w:p w14:paraId="3D5DF72D">
      <w:pPr>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br w:type="page"/>
      </w:r>
    </w:p>
    <w:p w14:paraId="30935BF6">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附件</w:t>
      </w:r>
    </w:p>
    <w:p w14:paraId="39368E0E">
      <w:pPr>
        <w:adjustRightInd w:val="0"/>
        <w:snapToGrid w:val="0"/>
        <w:spacing w:line="300" w:lineRule="auto"/>
        <w:rPr>
          <w:rFonts w:hint="eastAsia" w:asciiTheme="minorEastAsia" w:hAnsiTheme="minorEastAsia"/>
          <w:color w:val="auto"/>
          <w:sz w:val="24"/>
          <w:szCs w:val="24"/>
          <w:highlight w:val="none"/>
          <w:lang w:val="en-US" w:eastAsia="zh-CN"/>
        </w:rPr>
      </w:pPr>
    </w:p>
    <w:p w14:paraId="4C6D23C7">
      <w:p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检测内容“机密计算与可信执行环境关键技术和应用研究项目”关联的考核指标表如下所示：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88"/>
        <w:gridCol w:w="1710"/>
        <w:gridCol w:w="3124"/>
        <w:gridCol w:w="2200"/>
      </w:tblGrid>
      <w:tr w14:paraId="28482176">
        <w:trPr>
          <w:cantSplit/>
        </w:trPr>
        <w:tc>
          <w:tcPr>
            <w:tcW w:w="398" w:type="dxa"/>
            <w:vAlign w:val="center"/>
          </w:tcPr>
          <w:p w14:paraId="074511A9">
            <w:pPr>
              <w:ind w:firstLine="0" w:firstLineChars="0"/>
              <w:rPr>
                <w:rFonts w:hint="eastAsia"/>
                <w:b/>
                <w:bCs/>
                <w:color w:val="auto"/>
                <w:highlight w:val="none"/>
              </w:rPr>
            </w:pPr>
            <w:r>
              <w:rPr>
                <w:rFonts w:hint="eastAsia"/>
                <w:b/>
                <w:bCs/>
                <w:color w:val="auto"/>
                <w:highlight w:val="none"/>
              </w:rPr>
              <w:t>序号</w:t>
            </w:r>
          </w:p>
        </w:tc>
        <w:tc>
          <w:tcPr>
            <w:tcW w:w="1088" w:type="dxa"/>
            <w:vAlign w:val="center"/>
          </w:tcPr>
          <w:p w14:paraId="43868D99">
            <w:pPr>
              <w:ind w:firstLine="0" w:firstLineChars="0"/>
              <w:rPr>
                <w:rFonts w:hint="default"/>
                <w:b/>
                <w:bCs/>
                <w:color w:val="auto"/>
                <w:highlight w:val="none"/>
                <w:lang w:val="en-US" w:eastAsia="zh-CN"/>
              </w:rPr>
            </w:pPr>
            <w:r>
              <w:rPr>
                <w:rFonts w:hint="eastAsia"/>
                <w:b/>
                <w:bCs/>
                <w:color w:val="auto"/>
                <w:highlight w:val="none"/>
                <w:lang w:val="en-US" w:eastAsia="zh-CN"/>
              </w:rPr>
              <w:t>系统名称</w:t>
            </w:r>
          </w:p>
        </w:tc>
        <w:tc>
          <w:tcPr>
            <w:tcW w:w="1710" w:type="dxa"/>
            <w:vAlign w:val="center"/>
          </w:tcPr>
          <w:p w14:paraId="6AB3E632">
            <w:pPr>
              <w:ind w:firstLine="0" w:firstLineChars="0"/>
              <w:rPr>
                <w:rFonts w:hint="eastAsia"/>
                <w:b/>
                <w:bCs/>
                <w:color w:val="auto"/>
                <w:highlight w:val="none"/>
              </w:rPr>
            </w:pPr>
            <w:r>
              <w:rPr>
                <w:rFonts w:hint="eastAsia"/>
                <w:b/>
                <w:bCs/>
                <w:color w:val="auto"/>
                <w:highlight w:val="none"/>
                <w:lang w:val="en-US" w:eastAsia="zh-CN"/>
              </w:rPr>
              <w:t>指标</w:t>
            </w:r>
            <w:r>
              <w:rPr>
                <w:rFonts w:hint="eastAsia"/>
                <w:b/>
                <w:bCs/>
                <w:color w:val="auto"/>
                <w:highlight w:val="none"/>
              </w:rPr>
              <w:t>名称</w:t>
            </w:r>
          </w:p>
        </w:tc>
        <w:tc>
          <w:tcPr>
            <w:tcW w:w="3124" w:type="dxa"/>
            <w:vAlign w:val="center"/>
          </w:tcPr>
          <w:p w14:paraId="1E3941AF">
            <w:pPr>
              <w:ind w:firstLine="0" w:firstLineChars="0"/>
              <w:rPr>
                <w:rFonts w:hint="eastAsia" w:eastAsiaTheme="minorEastAsia"/>
                <w:b/>
                <w:bCs/>
                <w:color w:val="auto"/>
                <w:highlight w:val="none"/>
                <w:lang w:eastAsia="zh-CN"/>
              </w:rPr>
            </w:pPr>
            <w:r>
              <w:rPr>
                <w:rFonts w:hint="eastAsia"/>
                <w:b/>
                <w:bCs/>
                <w:color w:val="auto"/>
                <w:highlight w:val="none"/>
              </w:rPr>
              <w:t>任务书</w:t>
            </w:r>
            <w:r>
              <w:rPr>
                <w:rFonts w:hint="eastAsia"/>
                <w:b/>
                <w:bCs/>
                <w:color w:val="auto"/>
                <w:highlight w:val="none"/>
                <w:lang w:val="en-US" w:eastAsia="zh-CN"/>
              </w:rPr>
              <w:t>结题</w:t>
            </w:r>
            <w:r>
              <w:rPr>
                <w:rFonts w:hint="eastAsia"/>
                <w:b/>
                <w:bCs/>
                <w:color w:val="auto"/>
                <w:highlight w:val="none"/>
              </w:rPr>
              <w:t>考核指标</w:t>
            </w:r>
            <w:r>
              <w:rPr>
                <w:rFonts w:hint="eastAsia"/>
                <w:b/>
                <w:bCs/>
                <w:color w:val="auto"/>
                <w:highlight w:val="none"/>
                <w:lang w:eastAsia="zh-CN"/>
              </w:rPr>
              <w:t>（</w:t>
            </w:r>
            <w:r>
              <w:rPr>
                <w:rFonts w:hint="eastAsia"/>
                <w:b/>
                <w:bCs/>
                <w:color w:val="auto"/>
                <w:highlight w:val="none"/>
                <w:lang w:val="en-US" w:eastAsia="zh-CN"/>
              </w:rPr>
              <w:t>完成时指标值</w:t>
            </w:r>
            <w:r>
              <w:rPr>
                <w:rFonts w:hint="eastAsia"/>
                <w:b/>
                <w:bCs/>
                <w:color w:val="auto"/>
                <w:highlight w:val="none"/>
                <w:lang w:eastAsia="zh-CN"/>
              </w:rPr>
              <w:t>）</w:t>
            </w:r>
          </w:p>
        </w:tc>
        <w:tc>
          <w:tcPr>
            <w:tcW w:w="2200" w:type="dxa"/>
            <w:vAlign w:val="center"/>
          </w:tcPr>
          <w:p w14:paraId="7133C6C7">
            <w:pPr>
              <w:ind w:firstLine="0" w:firstLineChars="0"/>
              <w:rPr>
                <w:rFonts w:hint="default" w:eastAsiaTheme="minorEastAsia"/>
                <w:b/>
                <w:bCs/>
                <w:color w:val="auto"/>
                <w:highlight w:val="none"/>
                <w:lang w:val="en-US" w:eastAsia="zh-CN"/>
              </w:rPr>
            </w:pPr>
            <w:r>
              <w:rPr>
                <w:rFonts w:hint="eastAsia"/>
                <w:b/>
                <w:bCs/>
                <w:color w:val="auto"/>
                <w:highlight w:val="none"/>
                <w:lang w:val="en-US" w:eastAsia="zh-CN"/>
              </w:rPr>
              <w:t>考核方式（方法）及评价手段</w:t>
            </w:r>
          </w:p>
        </w:tc>
      </w:tr>
      <w:tr w14:paraId="7B989B64">
        <w:trPr>
          <w:cantSplit/>
        </w:trPr>
        <w:tc>
          <w:tcPr>
            <w:tcW w:w="398" w:type="dxa"/>
            <w:vAlign w:val="center"/>
          </w:tcPr>
          <w:p w14:paraId="2E15B632">
            <w:pPr>
              <w:numPr>
                <w:ilvl w:val="0"/>
                <w:numId w:val="1"/>
              </w:numPr>
              <w:ind w:left="425" w:leftChars="0" w:hanging="425" w:firstLineChars="0"/>
              <w:rPr>
                <w:rFonts w:hint="default"/>
                <w:color w:val="auto"/>
                <w:highlight w:val="none"/>
                <w:lang w:val="en-US" w:eastAsia="zh-CN"/>
              </w:rPr>
            </w:pPr>
          </w:p>
        </w:tc>
        <w:tc>
          <w:tcPr>
            <w:tcW w:w="1088" w:type="dxa"/>
            <w:vAlign w:val="center"/>
          </w:tcPr>
          <w:p w14:paraId="7BFDE3A2">
            <w:pPr>
              <w:ind w:firstLine="0" w:firstLineChars="0"/>
              <w:rPr>
                <w:rFonts w:hint="eastAsia"/>
                <w:color w:val="auto"/>
                <w:highlight w:val="yellow"/>
                <w:lang w:val="en-US" w:eastAsia="zh-CN"/>
              </w:rPr>
            </w:pPr>
            <w:r>
              <w:rPr>
                <w:rFonts w:hint="eastAsia"/>
              </w:rPr>
              <w:t>可信执行环境和同态加密混合国产异构系统</w:t>
            </w:r>
          </w:p>
        </w:tc>
        <w:tc>
          <w:tcPr>
            <w:tcW w:w="1710" w:type="dxa"/>
            <w:vAlign w:val="center"/>
          </w:tcPr>
          <w:p w14:paraId="29846F91">
            <w:pPr>
              <w:ind w:firstLine="0" w:firstLineChars="0"/>
              <w:jc w:val="both"/>
              <w:rPr>
                <w:rFonts w:hint="default"/>
                <w:color w:val="auto"/>
                <w:highlight w:val="none"/>
                <w:lang w:val="en-US" w:eastAsia="zh-CN"/>
              </w:rPr>
            </w:pPr>
            <w:r>
              <w:rPr>
                <w:rFonts w:hint="eastAsia"/>
                <w:color w:val="auto"/>
                <w:highlight w:val="none"/>
                <w:lang w:val="en-US" w:eastAsia="zh-CN"/>
              </w:rPr>
              <w:t>指标2.6：基于可信执行环境的同态加密计算加速系统</w:t>
            </w:r>
          </w:p>
        </w:tc>
        <w:tc>
          <w:tcPr>
            <w:tcW w:w="3124" w:type="dxa"/>
            <w:vAlign w:val="center"/>
          </w:tcPr>
          <w:p w14:paraId="70C53AC9">
            <w:pPr>
              <w:ind w:firstLine="0" w:firstLineChars="0"/>
              <w:jc w:val="both"/>
              <w:rPr>
                <w:rFonts w:hint="eastAsia"/>
                <w:color w:val="auto"/>
                <w:highlight w:val="none"/>
              </w:rPr>
            </w:pPr>
            <w:r>
              <w:rPr>
                <w:rFonts w:hint="eastAsia"/>
                <w:color w:val="auto"/>
                <w:highlight w:val="none"/>
              </w:rPr>
              <w:t>基于可信执行环境的同态加密计算加速子系统，提升同态加密方法的自适应性，减少同态加密计算时间及内存消耗，对比于不采用可信执行环境的同态加密计算，整体加速系统性能提升 3 个数量级，其中TEE 由海光第三代 CPU服务器支持；</w:t>
            </w:r>
          </w:p>
          <w:p w14:paraId="422C857C">
            <w:pPr>
              <w:ind w:firstLine="0" w:firstLineChars="0"/>
              <w:jc w:val="both"/>
              <w:rPr>
                <w:rFonts w:hint="eastAsia"/>
                <w:color w:val="auto"/>
                <w:highlight w:val="none"/>
              </w:rPr>
            </w:pPr>
            <w:r>
              <w:rPr>
                <w:rFonts w:hint="eastAsia"/>
                <w:color w:val="auto"/>
                <w:highlight w:val="none"/>
              </w:rPr>
              <w:t>基于 TEE 的同态加密加速技术研究报告 1 份</w:t>
            </w:r>
          </w:p>
        </w:tc>
        <w:tc>
          <w:tcPr>
            <w:tcW w:w="2200" w:type="dxa"/>
            <w:vAlign w:val="center"/>
          </w:tcPr>
          <w:p w14:paraId="0F4E465A">
            <w:pPr>
              <w:numPr>
                <w:ilvl w:val="0"/>
                <w:numId w:val="0"/>
              </w:numPr>
              <w:ind w:left="12" w:leftChars="0"/>
              <w:jc w:val="both"/>
              <w:rPr>
                <w:rFonts w:hint="eastAsia"/>
                <w:b w:val="0"/>
                <w:bCs w:val="0"/>
                <w:color w:val="auto"/>
                <w:highlight w:val="none"/>
              </w:rPr>
            </w:pPr>
            <w:r>
              <w:rPr>
                <w:rFonts w:hint="eastAsia"/>
                <w:b w:val="0"/>
                <w:bCs w:val="0"/>
                <w:color w:val="auto"/>
                <w:highlight w:val="none"/>
              </w:rPr>
              <w:t>第三方测试报告（测试方须具有CNAS或CMA等测试资质）</w:t>
            </w:r>
          </w:p>
        </w:tc>
      </w:tr>
    </w:tbl>
    <w:p w14:paraId="4182756F">
      <w:pPr>
        <w:adjustRightInd w:val="0"/>
        <w:snapToGrid w:val="0"/>
        <w:spacing w:line="300" w:lineRule="auto"/>
        <w:rPr>
          <w:rFonts w:hint="eastAsia" w:asciiTheme="minorEastAsia" w:hAnsiTheme="minorEastAsia"/>
          <w:color w:val="auto"/>
          <w:sz w:val="24"/>
          <w:szCs w:val="24"/>
          <w:highlight w:val="none"/>
          <w:lang w:val="en-US" w:eastAsia="zh-CN"/>
        </w:rPr>
      </w:pPr>
    </w:p>
    <w:p w14:paraId="050546AF">
      <w:pPr>
        <w:adjustRightInd w:val="0"/>
        <w:snapToGrid w:val="0"/>
        <w:spacing w:line="300" w:lineRule="auto"/>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关联的任务书研究内容：</w:t>
      </w:r>
    </w:p>
    <w:p w14:paraId="3568CF3A">
      <w:pPr>
        <w:adjustRightInd w:val="0"/>
        <w:snapToGrid w:val="0"/>
        <w:spacing w:line="300" w:lineRule="auto"/>
        <w:ind w:firstLine="420" w:firstLineChars="0"/>
        <w:rPr>
          <w:rFonts w:hint="eastAsia" w:asciiTheme="minorEastAsia" w:hAnsiTheme="minorEastAsia"/>
          <w:color w:val="auto"/>
          <w:sz w:val="24"/>
          <w:szCs w:val="24"/>
          <w:highlight w:val="none"/>
          <w:lang w:val="en-US" w:eastAsia="zh-CN"/>
        </w:rPr>
      </w:pPr>
      <w:r>
        <w:rPr>
          <w:rFonts w:hint="default" w:asciiTheme="minorEastAsia" w:hAnsiTheme="minorEastAsia"/>
          <w:color w:val="auto"/>
          <w:sz w:val="24"/>
          <w:szCs w:val="24"/>
          <w:highlight w:val="none"/>
          <w:lang w:val="en-US" w:eastAsia="zh-CN"/>
        </w:rPr>
        <w:t>机密计算与可信执行环境关键技术和应用研究项目</w:t>
      </w:r>
      <w:r>
        <w:rPr>
          <w:rFonts w:hint="eastAsia" w:asciiTheme="minorEastAsia" w:hAnsiTheme="minorEastAsia"/>
          <w:color w:val="auto"/>
          <w:sz w:val="24"/>
          <w:szCs w:val="24"/>
          <w:highlight w:val="none"/>
          <w:lang w:val="en-US" w:eastAsia="zh-CN"/>
        </w:rPr>
        <w:t>所研发的系统包括：</w:t>
      </w:r>
      <w:r>
        <w:rPr>
          <w:rFonts w:hint="eastAsia" w:asciiTheme="minorEastAsia" w:hAnsiTheme="minorEastAsia"/>
          <w:b/>
          <w:bCs/>
          <w:color w:val="auto"/>
          <w:sz w:val="24"/>
          <w:szCs w:val="24"/>
          <w:highlight w:val="none"/>
          <w:lang w:val="en-US" w:eastAsia="zh-CN"/>
        </w:rPr>
        <w:t>可信执行环境与软硬件协同防护系统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可信执行环境和同态加密混合国产异构系统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基于可信执行环境的实用型可搜索加密系统</w:t>
      </w:r>
      <w:r>
        <w:rPr>
          <w:rFonts w:hint="eastAsia" w:asciiTheme="minorEastAsia" w:hAnsiTheme="minorEastAsia"/>
          <w:b w:val="0"/>
          <w:bCs w:val="0"/>
          <w:color w:val="auto"/>
          <w:sz w:val="24"/>
          <w:szCs w:val="24"/>
          <w:highlight w:val="none"/>
          <w:lang w:val="en-US" w:eastAsia="zh-CN"/>
        </w:rPr>
        <w:t>以及</w:t>
      </w:r>
      <w:r>
        <w:rPr>
          <w:rFonts w:hint="eastAsia" w:asciiTheme="minorEastAsia" w:hAnsiTheme="minorEastAsia"/>
          <w:b/>
          <w:bCs/>
          <w:color w:val="auto"/>
          <w:sz w:val="24"/>
          <w:szCs w:val="24"/>
          <w:highlight w:val="none"/>
          <w:lang w:val="en-US" w:eastAsia="zh-CN"/>
        </w:rPr>
        <w:t>异构多层次技术融合机密计算应用系统</w:t>
      </w:r>
      <w:r>
        <w:rPr>
          <w:rFonts w:hint="eastAsia" w:asciiTheme="minorEastAsia" w:hAnsiTheme="minorEastAsia"/>
          <w:color w:val="auto"/>
          <w:sz w:val="24"/>
          <w:szCs w:val="24"/>
          <w:highlight w:val="none"/>
          <w:lang w:val="en-US" w:eastAsia="zh-CN"/>
        </w:rPr>
        <w:t>。</w:t>
      </w:r>
    </w:p>
    <w:p w14:paraId="6CB31CED">
      <w:pPr>
        <w:adjustRightInd w:val="0"/>
        <w:snapToGrid w:val="0"/>
        <w:spacing w:line="300" w:lineRule="auto"/>
        <w:ind w:firstLine="420" w:firstLineChars="0"/>
        <w:rPr>
          <w:rFonts w:hint="default" w:asciiTheme="minorEastAsia" w:hAnsiTheme="minorEastAsia"/>
          <w:b/>
          <w:bCs/>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（1）</w:t>
      </w:r>
      <w:r>
        <w:rPr>
          <w:rFonts w:hint="eastAsia" w:asciiTheme="minorEastAsia" w:hAnsiTheme="minorEastAsia"/>
          <w:b/>
          <w:bCs/>
          <w:sz w:val="24"/>
          <w:szCs w:val="24"/>
        </w:rPr>
        <w:t>可信执行环境和同态加密混合国产异构系统</w:t>
      </w:r>
    </w:p>
    <w:p w14:paraId="4D63A4AA">
      <w:pPr>
        <w:adjustRightInd w:val="0"/>
        <w:snapToGrid w:val="0"/>
        <w:spacing w:line="300" w:lineRule="auto"/>
        <w:ind w:firstLine="420" w:firstLineChars="0"/>
        <w:rPr>
          <w:rFonts w:hint="default" w:asciiTheme="minorEastAsia" w:hAnsiTheme="minorEastAsia"/>
          <w:b w:val="0"/>
          <w:bCs w:val="0"/>
          <w:color w:val="auto"/>
          <w:sz w:val="24"/>
          <w:szCs w:val="24"/>
          <w:highlight w:val="none"/>
          <w:lang w:val="en-US" w:eastAsia="zh-CN"/>
        </w:rPr>
      </w:pPr>
      <w:r>
        <w:rPr>
          <w:rFonts w:hint="eastAsia" w:asciiTheme="minorEastAsia" w:hAnsiTheme="minorEastAsia"/>
          <w:sz w:val="24"/>
          <w:szCs w:val="24"/>
        </w:rPr>
        <w:t>可信执行环境与软硬件协同防护系统的研制包含了</w:t>
      </w:r>
      <w:r>
        <w:rPr>
          <w:rFonts w:hint="eastAsia" w:asciiTheme="minorEastAsia" w:hAnsiTheme="minorEastAsia"/>
          <w:b/>
          <w:bCs/>
          <w:sz w:val="24"/>
          <w:szCs w:val="24"/>
        </w:rPr>
        <w:t>基于异构计算的同态加密计算加速子系统</w:t>
      </w:r>
      <w:r>
        <w:rPr>
          <w:rFonts w:hint="eastAsia" w:asciiTheme="minorEastAsia" w:hAnsiTheme="minorEastAsia"/>
          <w:sz w:val="24"/>
          <w:szCs w:val="24"/>
        </w:rPr>
        <w:t>和</w:t>
      </w:r>
      <w:r>
        <w:rPr>
          <w:rFonts w:hint="eastAsia" w:asciiTheme="minorEastAsia" w:hAnsiTheme="minorEastAsia"/>
          <w:b/>
          <w:bCs/>
          <w:sz w:val="24"/>
          <w:szCs w:val="24"/>
        </w:rPr>
        <w:t>基于可信执行环境的同态加密计算加速系统</w:t>
      </w:r>
      <w:r>
        <w:rPr>
          <w:rFonts w:hint="eastAsia" w:asciiTheme="minorEastAsia" w:hAnsiTheme="minorEastAsia"/>
          <w:sz w:val="24"/>
          <w:szCs w:val="24"/>
        </w:rPr>
        <w:t>。</w:t>
      </w:r>
    </w:p>
    <w:p w14:paraId="6157B9D8">
      <w:pPr>
        <w:numPr>
          <w:ilvl w:val="0"/>
          <w:numId w:val="2"/>
        </w:num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b/>
          <w:bCs/>
          <w:sz w:val="24"/>
          <w:szCs w:val="24"/>
        </w:rPr>
        <w:t>基于可信执行环境的同态加密计算加速系统</w:t>
      </w:r>
      <w:r>
        <w:rPr>
          <w:rFonts w:hint="eastAsia" w:asciiTheme="minorEastAsia" w:hAnsiTheme="minorEastAsia"/>
          <w:color w:val="auto"/>
          <w:sz w:val="24"/>
          <w:szCs w:val="24"/>
          <w:highlight w:val="none"/>
          <w:lang w:val="en-US" w:eastAsia="zh-CN"/>
        </w:rPr>
        <w:t>。</w:t>
      </w:r>
      <w:r>
        <w:rPr>
          <w:rStyle w:val="19"/>
          <w:rFonts w:hint="eastAsia"/>
          <w:color w:val="auto"/>
          <w:lang w:val="en-US" w:eastAsia="zh-CN"/>
        </w:rPr>
        <w:t>基于可信执行环境的同态加密计算加速系统由客户端与同态计算服务器组成，其中客户端在执行基于TEE的同态加密计算时，主要完成数据加密秘钥生成、用户数据加密/计算结果解密、计算任务生成、与同态计算服务器的交互。同态计算服务器提供基于TEE的同态加密计算服务，根据用户计算任务配置对同态加密计算任务进行优化，实现高效、可靠的加密计算，保护使用中的数据安全。同态计算服务器支持基于TEE技术对部署的同态加密计算应用进行性能优化，显著降低同态加密计算的计算时间与内存消耗。</w:t>
      </w:r>
    </w:p>
    <w:p w14:paraId="71413126">
      <w:pPr>
        <w:adjustRightInd w:val="0"/>
        <w:snapToGrid w:val="0"/>
        <w:spacing w:line="300" w:lineRule="auto"/>
        <w:ind w:firstLine="420" w:firstLineChars="0"/>
        <w:rPr>
          <w:rFonts w:hint="eastAsia" w:asciiTheme="minorEastAsia" w:hAnsiTheme="minorEastAsia"/>
          <w:b w:val="0"/>
          <w:bCs w:val="0"/>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具体指标：</w:t>
      </w:r>
      <w:r>
        <w:rPr>
          <w:rFonts w:hint="eastAsia" w:asciiTheme="minorEastAsia" w:hAnsiTheme="minorEastAsia"/>
          <w:b w:val="0"/>
          <w:bCs w:val="0"/>
          <w:color w:val="auto"/>
          <w:sz w:val="24"/>
          <w:szCs w:val="24"/>
          <w:highlight w:val="none"/>
          <w:lang w:val="en-US" w:eastAsia="zh-CN"/>
        </w:rPr>
        <w:t>提升同态加密方法的自适应性，减少同态加密计算时间及内存消耗，对比于不采用可信执行环境的同态加密计算，整体加速系统性能提升 3 个数量级，其中TEE 由海光第三代 CPU服务器支持。</w:t>
      </w:r>
      <w:r>
        <w:rPr>
          <w:rFonts w:hint="eastAsia" w:asciiTheme="minorEastAsia" w:hAnsiTheme="minorEastAsia"/>
          <w:color w:val="auto"/>
          <w:sz w:val="24"/>
          <w:szCs w:val="24"/>
          <w:highlight w:val="none"/>
          <w:lang w:val="en-US" w:eastAsia="zh-CN"/>
        </w:rPr>
        <w:t>评测手段/方法：第三方测试报告（测试方须具有CNAS或CMA等测试资质）。</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1-26T14:31:52Z" w:initials="">
    <w:p w14:paraId="077D51DB">
      <w:r>
        <w:rPr>
          <w:rFonts w:ascii="宋体" w:hAnsi="宋体" w:eastAsia="宋体" w:cs="宋体"/>
          <w:kern w:val="0"/>
          <w:sz w:val="24"/>
          <w:szCs w:val="24"/>
        </w:rPr>
        <w:t>【风险点】违约金基数表述不清</w:t>
      </w:r>
      <w:r>
        <w:rPr>
          <w:rFonts w:ascii="宋体" w:hAnsi="宋体" w:eastAsia="宋体" w:cs="宋体"/>
          <w:kern w:val="0"/>
          <w:sz w:val="24"/>
          <w:szCs w:val="24"/>
        </w:rPr>
        <w:br w:type="textWrapping"/>
      </w:r>
      <w:r>
        <w:rPr>
          <w:rFonts w:ascii="宋体" w:hAnsi="宋体" w:eastAsia="宋体" w:cs="宋体"/>
          <w:kern w:val="0"/>
          <w:sz w:val="24"/>
          <w:szCs w:val="24"/>
        </w:rPr>
        <w:t>【说明】原条款中“甲方除应支付未付款项本金外，仍应当向乙方支付违约金”表述不清，因合同约定甲方一次性付清全款，后续无“未付款项”。修改后明确违约金基数为“逾期部分”，避免乙方在甲方已付全款后仍主张违约金，更符合合同履行逻辑，未加重甲方责任。</w:t>
      </w:r>
      <w:r>
        <w:rPr>
          <w:rFonts w:ascii="宋体" w:hAnsi="宋体" w:eastAsia="宋体" w:cs="宋体"/>
          <w:kern w:val="0"/>
          <w:sz w:val="24"/>
          <w:szCs w:val="24"/>
        </w:rPr>
        <w:br w:type="textWrapping"/>
      </w:r>
      <w:r>
        <w:rPr>
          <w:rFonts w:ascii="宋体" w:hAnsi="宋体" w:eastAsia="宋体" w:cs="宋体"/>
          <w:kern w:val="0"/>
          <w:sz w:val="24"/>
          <w:szCs w:val="24"/>
        </w:rPr>
        <w:t>【修改建议】甲方应当按照合同约定向乙方支付检测费用，如未按合同约定支付，每逾期一天应当以未付费用为基数，按</w:t>
      </w:r>
      <w:r>
        <w:rPr>
          <w:rFonts w:ascii="宋体" w:hAnsi="宋体" w:eastAsia="宋体" w:cs="宋体"/>
          <w:color w:val="FF0000"/>
          <w:kern w:val="0"/>
          <w:sz w:val="24"/>
          <w:szCs w:val="24"/>
        </w:rPr>
        <w:t>每日万分之</w:t>
      </w:r>
      <w:r>
        <w:rPr>
          <w:rFonts w:hint="eastAsia" w:ascii="宋体" w:hAnsi="宋体" w:eastAsia="宋体" w:cs="宋体"/>
          <w:color w:val="FF0000"/>
          <w:kern w:val="0"/>
          <w:sz w:val="24"/>
          <w:szCs w:val="24"/>
          <w:lang w:val="en-US" w:eastAsia="zh-CN"/>
        </w:rPr>
        <w:t>一</w:t>
      </w:r>
      <w:r>
        <w:rPr>
          <w:rFonts w:ascii="宋体" w:hAnsi="宋体" w:eastAsia="宋体" w:cs="宋体"/>
          <w:kern w:val="0"/>
          <w:sz w:val="24"/>
          <w:szCs w:val="24"/>
        </w:rPr>
        <w:t>向乙方支付违约金；逾期超过30天的，乙方有权书面通知甲方在规定期间内改正，甲方接到通知后仍未在乙方通知期限内改正的，乙方有权决定是否书面单方面通知甲方解除合同，乙方决定解除合同的，甲方除应支付</w:t>
      </w:r>
      <w:r>
        <w:rPr>
          <w:rFonts w:ascii="宋体" w:hAnsi="宋体" w:eastAsia="宋体" w:cs="宋体"/>
          <w:color w:val="FF0000"/>
          <w:kern w:val="0"/>
          <w:sz w:val="24"/>
          <w:szCs w:val="24"/>
        </w:rPr>
        <w:t>届时甲方应付</w:t>
      </w:r>
      <w:r>
        <w:rPr>
          <w:rFonts w:ascii="宋体" w:hAnsi="宋体" w:eastAsia="宋体" w:cs="宋体"/>
          <w:kern w:val="0"/>
          <w:sz w:val="24"/>
          <w:szCs w:val="24"/>
        </w:rPr>
        <w:t>未付</w:t>
      </w:r>
      <w:r>
        <w:rPr>
          <w:rFonts w:ascii="宋体" w:hAnsi="宋体" w:eastAsia="宋体" w:cs="宋体"/>
          <w:strike/>
          <w:color w:val="999999"/>
          <w:kern w:val="0"/>
          <w:sz w:val="24"/>
          <w:szCs w:val="24"/>
        </w:rPr>
        <w:t>款项本金</w:t>
      </w:r>
      <w:r>
        <w:rPr>
          <w:rFonts w:ascii="宋体" w:hAnsi="宋体" w:eastAsia="宋体" w:cs="宋体"/>
          <w:color w:val="FF0000"/>
          <w:kern w:val="0"/>
          <w:sz w:val="24"/>
          <w:szCs w:val="24"/>
        </w:rPr>
        <w:t>的检测费用</w:t>
      </w:r>
      <w:r>
        <w:rPr>
          <w:rFonts w:ascii="宋体" w:hAnsi="宋体" w:eastAsia="宋体" w:cs="宋体"/>
          <w:kern w:val="0"/>
          <w:sz w:val="24"/>
          <w:szCs w:val="24"/>
        </w:rPr>
        <w:t>外，仍应当</w:t>
      </w:r>
      <w:r>
        <w:rPr>
          <w:rFonts w:ascii="宋体" w:hAnsi="宋体" w:eastAsia="宋体" w:cs="宋体"/>
          <w:color w:val="FF0000"/>
          <w:kern w:val="0"/>
          <w:sz w:val="24"/>
          <w:szCs w:val="24"/>
        </w:rPr>
        <w:t>就已逾期部分</w:t>
      </w:r>
      <w:r>
        <w:rPr>
          <w:rFonts w:ascii="宋体" w:hAnsi="宋体" w:eastAsia="宋体" w:cs="宋体"/>
          <w:kern w:val="0"/>
          <w:sz w:val="24"/>
          <w:szCs w:val="24"/>
        </w:rPr>
        <w:t>向乙方支付违约金。</w:t>
      </w:r>
    </w:p>
  </w:comment>
  <w:comment w:id="1" w:author="长安" w:date="2026-01-26T14:34:52Z" w:initials="">
    <w:p w14:paraId="272786A5">
      <w:r>
        <w:rPr>
          <w:rFonts w:ascii="宋体" w:hAnsi="宋体" w:eastAsia="宋体" w:cs="宋体"/>
          <w:kern w:val="0"/>
          <w:sz w:val="24"/>
          <w:szCs w:val="24"/>
        </w:rPr>
        <w:t>【风险点】违约责任条款逻辑及违约金基数优化，补充退费责任</w:t>
      </w:r>
      <w:r>
        <w:rPr>
          <w:rFonts w:ascii="宋体" w:hAnsi="宋体" w:eastAsia="宋体" w:cs="宋体"/>
          <w:kern w:val="0"/>
          <w:sz w:val="24"/>
          <w:szCs w:val="24"/>
        </w:rPr>
        <w:br w:type="textWrapping"/>
      </w:r>
      <w:r>
        <w:rPr>
          <w:rFonts w:ascii="宋体" w:hAnsi="宋体" w:eastAsia="宋体" w:cs="宋体"/>
          <w:kern w:val="0"/>
          <w:sz w:val="24"/>
          <w:szCs w:val="24"/>
        </w:rPr>
        <w:t>【说明】原条款违约金基数与付款方式不符，需统一为合同检测费用总额。原条款未明确乙方逾期严重导致合同解除时的退费责任，可能导致甲方已支付费用无法追回。删除解除后继续履行检测义务的表述，避免逻辑矛盾。修改后明确乙方应退还甲方已支付的全部检测费用，保障甲方资金安全，避免损失。</w:t>
      </w:r>
      <w:r>
        <w:rPr>
          <w:rFonts w:ascii="宋体" w:hAnsi="宋体" w:eastAsia="宋体" w:cs="宋体"/>
          <w:kern w:val="0"/>
          <w:sz w:val="24"/>
          <w:szCs w:val="24"/>
        </w:rPr>
        <w:br w:type="textWrapping"/>
      </w:r>
      <w:r>
        <w:rPr>
          <w:rFonts w:ascii="宋体" w:hAnsi="宋体" w:eastAsia="宋体" w:cs="宋体"/>
          <w:kern w:val="0"/>
          <w:sz w:val="24"/>
          <w:szCs w:val="24"/>
        </w:rPr>
        <w:t>【修改建议】2 、乙方应当按照合同约定向甲方交付检测成果，如未按合同约定交付，每逾期一天应当以本</w:t>
      </w:r>
      <w:r>
        <w:rPr>
          <w:rFonts w:ascii="宋体" w:hAnsi="宋体" w:eastAsia="宋体" w:cs="宋体"/>
          <w:strike/>
          <w:color w:val="999999"/>
          <w:kern w:val="0"/>
          <w:sz w:val="24"/>
          <w:szCs w:val="24"/>
        </w:rPr>
        <w:t>阶段应付</w:t>
      </w:r>
      <w:r>
        <w:rPr>
          <w:rFonts w:ascii="宋体" w:hAnsi="宋体" w:eastAsia="宋体" w:cs="宋体"/>
          <w:color w:val="FF0000"/>
          <w:kern w:val="0"/>
          <w:sz w:val="24"/>
          <w:szCs w:val="24"/>
        </w:rPr>
        <w:t>合同检测</w:t>
      </w:r>
      <w:r>
        <w:rPr>
          <w:rFonts w:ascii="宋体" w:hAnsi="宋体" w:eastAsia="宋体" w:cs="宋体"/>
          <w:kern w:val="0"/>
          <w:sz w:val="24"/>
          <w:szCs w:val="24"/>
        </w:rPr>
        <w:t>费用</w:t>
      </w:r>
      <w:r>
        <w:rPr>
          <w:rFonts w:ascii="宋体" w:hAnsi="宋体" w:eastAsia="宋体" w:cs="宋体"/>
          <w:color w:val="FF0000"/>
          <w:kern w:val="0"/>
          <w:sz w:val="24"/>
          <w:szCs w:val="24"/>
        </w:rPr>
        <w:t>总额</w:t>
      </w:r>
      <w:r>
        <w:rPr>
          <w:rFonts w:ascii="宋体" w:hAnsi="宋体" w:eastAsia="宋体" w:cs="宋体"/>
          <w:kern w:val="0"/>
          <w:sz w:val="24"/>
          <w:szCs w:val="24"/>
        </w:rPr>
        <w:t>为基数，按每日万分之五向甲方支付违约金；逾期超过30天的，甲方有权书面通知乙方在规定期间内改正，乙方接到通知后仍未在通知期限内改正的，甲方有权决定是否书面单方面通知乙方解除合同，甲方决定解除合同的，</w:t>
      </w:r>
      <w:r>
        <w:rPr>
          <w:rFonts w:ascii="宋体" w:hAnsi="宋体" w:eastAsia="宋体" w:cs="宋体"/>
          <w:strike/>
          <w:color w:val="999999"/>
          <w:kern w:val="0"/>
          <w:sz w:val="24"/>
          <w:szCs w:val="24"/>
        </w:rPr>
        <w:t>除</w:t>
      </w:r>
      <w:r>
        <w:rPr>
          <w:rFonts w:ascii="宋体" w:hAnsi="宋体" w:eastAsia="宋体" w:cs="宋体"/>
          <w:kern w:val="0"/>
          <w:sz w:val="24"/>
          <w:szCs w:val="24"/>
        </w:rPr>
        <w:t>乙方应</w:t>
      </w:r>
      <w:r>
        <w:rPr>
          <w:rFonts w:ascii="宋体" w:hAnsi="宋体" w:eastAsia="宋体" w:cs="宋体"/>
          <w:strike/>
          <w:color w:val="999999"/>
          <w:kern w:val="0"/>
          <w:sz w:val="24"/>
          <w:szCs w:val="24"/>
        </w:rPr>
        <w:t>完成未完成</w:t>
      </w:r>
      <w:r>
        <w:rPr>
          <w:rFonts w:ascii="宋体" w:hAnsi="宋体" w:eastAsia="宋体" w:cs="宋体"/>
          <w:color w:val="FF0000"/>
          <w:kern w:val="0"/>
          <w:sz w:val="24"/>
          <w:szCs w:val="24"/>
        </w:rPr>
        <w:t>退还甲方已支付的全部</w:t>
      </w:r>
      <w:r>
        <w:rPr>
          <w:rFonts w:ascii="宋体" w:hAnsi="宋体" w:eastAsia="宋体" w:cs="宋体"/>
          <w:kern w:val="0"/>
          <w:sz w:val="24"/>
          <w:szCs w:val="24"/>
        </w:rPr>
        <w:t>检测</w:t>
      </w:r>
      <w:r>
        <w:rPr>
          <w:rFonts w:ascii="宋体" w:hAnsi="宋体" w:eastAsia="宋体" w:cs="宋体"/>
          <w:strike/>
          <w:color w:val="999999"/>
          <w:kern w:val="0"/>
          <w:sz w:val="24"/>
          <w:szCs w:val="24"/>
        </w:rPr>
        <w:t>外</w:t>
      </w:r>
      <w:r>
        <w:rPr>
          <w:rFonts w:ascii="宋体" w:hAnsi="宋体" w:eastAsia="宋体" w:cs="宋体"/>
          <w:color w:val="FF0000"/>
          <w:kern w:val="0"/>
          <w:sz w:val="24"/>
          <w:szCs w:val="24"/>
        </w:rPr>
        <w:t>费用</w:t>
      </w:r>
      <w:r>
        <w:rPr>
          <w:rFonts w:ascii="宋体" w:hAnsi="宋体" w:eastAsia="宋体" w:cs="宋体"/>
          <w:kern w:val="0"/>
          <w:sz w:val="24"/>
          <w:szCs w:val="24"/>
        </w:rPr>
        <w:t>，仍应当向甲方支付违约金。</w:t>
      </w:r>
    </w:p>
  </w:comment>
  <w:comment w:id="2" w:author="合同审查系统" w:date="2026-04-09T02:10:15Z">
    <w:p>
      <w:r>
        <w:t>【问题】条款规定甲方在合同签订后30日内“一次性”支付全部检测费用，付款触发条件仅为“合同签订”，未与乙方履约进度（如交付检测报告、验收合格）挂钩。
【依据】条款文本明确约定“合同签订后30日内，甲方一次性向乙方支付检测费用”，即要求甲方在乙方尚未开始履行检测服务前即支付100%合同款项。；付款节点应与履约进度挂钩
【建议】将“一次性支付”修改为“合同签订后支付50%，验收合格后支付50%”。</w:t>
      </w:r>
    </w:p>
  </w:comment>
  <w:comment w:id="3" w:author="合同审查系统" w:date="2026-04-09T02:10:15Z">
    <w:p>
      <w:r>
        <w:t>【问题】条款规定甲方向乙方提供“乙方所要求的技术资料”，将甲方提供资料的范围界定权完全交由乙方单方决定。
【依据】条款文本明确约定甲方需提供“乙方所要求的技术资料”，未对资料范围设定“必要”、“相关”或“经甲方确认”等限定条件。；合同义务范围的确定性原则
【建议】修改为“检测所需的技术资料”。</w:t>
      </w:r>
    </w:p>
  </w:comment>
  <w:comment w:id="4" w:author="合同审查系统" w:date="2026-04-09T02:10:15Z">
    <w:p>
      <w:r>
        <w:t>【问题】条款规定“由乙方独立对送检样品进行验收检测”，排除了甲方参与、见证或监督检测过程的权利。
【依据】条款明确约定检测方式为“乙方独立”进行，未保留甲方现场监督、见证或对检测过程提出异议的权利。；验收程序的公平参与原则
【建议】在“独立”后补充“，甲方有权派员监督”。</w:t>
      </w:r>
    </w:p>
  </w:comment>
  <w:comment w:id="5" w:author="合同审查系统" w:date="2026-04-09T02:10:15Z">
    <w:p>
      <w:r>
        <w:t>【问题】条款将保密客体限定为“本合同书的内容”，未包含甲方在履约过程中提供的业务数据、技术资料等核心信息。
【依据】条款明确将保密客体限定为“本合同书的内容”，排除了在技术服务过程中必然产生的技术资料、业务数据等非合同文本信息。；保密范围应覆盖合同履行全过程信息
【建议】将“本合同书的内容”修改为“本合同内容及双方在履行过程中交换的所有保密信息”。</w:t>
      </w:r>
    </w:p>
  </w:comment>
  <w:comment w:id="6" w:author="合同审查系统" w:date="2026-04-09T02:10:15Z">
    <w:p>
      <w:r>
        <w:t>【问题】条款约定保密义务在合同到期后3年终止，未考虑技术秘密的长期价值。
【依据】条款设定了明确的“3年”保密截止期限，未区分一般信息与核心商业秘密，也未约定“直至信息公开为止”的兜底条款。；核心秘密应保护至公开为止
【建议】延长保密期限，或增加“对于未公开的商业秘密，保密义务持续有效”。</w:t>
      </w:r>
    </w:p>
  </w:comment>
  <w:comment w:id="7" w:author="合同审查系统" w:date="2026-04-09T02:10:15Z">
    <w:p>
      <w:r>
        <w:t>【问题】条款将'无力偿付'这一非法律程序状态与破产、清算等法律程序并列，且赋予另一方'不提前给对方发出任何通知'即刻终止的权利，导致程序权利缺失。
【依据】条款将'无力偿付'（insolvency）这一财务事实状态与'破产、清算'等法律程序性事件并列，作为即刻终止且无需事先通知的触发条件。'无力偿付'缺乏明确的法律定义标准，且'不提前给对方发出任何通知'剥夺了对方在争议期间进行解释或补救的程序性权利。；合同解除的程序正当性
【建议】删除'无力偿付'或将其限定为'经法院裁定进入破产程序'；删除'不提前给对方发出任何通知'，改为'提前3日书面通知'。</w:t>
      </w:r>
    </w:p>
  </w:comment>
  <w:comment w:id="8" w:author="合同审查系统" w:date="2026-04-09T02:10:15Z">
    <w:p>
      <w:r>
        <w:t>【问题】条款将“罢工”直接列入不可抗力，未排除乙方自身员工的罢工，导致乙方可能将内部劳资纠纷作为免责借口。
【依据】条款在不可抗力列举中包含了“罢工”，且未对罢工的主体、性质进行任何限定（如“非乙方员工的罢工”或“全行业性罢工”）。；不可抗力法定定义排除商业风险
【建议】修改为“非因乙方原因造成的罢工”。</w:t>
      </w:r>
    </w:p>
  </w:comment>
  <w:comment w:id="9" w:author="合同审查系统" w:date="2026-04-09T02:10:15Z">
    <w:p>
      <w:r>
        <w:t>【问题】条款将“政府禁令”列入不可抗力，未排除因一方违法或过错导致的禁令，导致违约方可利用自身违规引发的禁令免责。
【依据】条款在不可抗力列举中包含了“政府禁令”，且未限定禁令的产生原因（如“非因一方过错导致的”）。；过错责任不因政府禁令而免除
【建议】修改为“非因一方原因造成的政府禁令”。</w:t>
      </w:r>
    </w:p>
  </w:comment>
  <w:comment w:id="10" w:author="合同审查系统" w:date="2026-04-09T02:10:15Z">
    <w:p>
      <w:r>
        <w:t>【问题】条款规定乙方解除合同后，甲方'除应支付未付款项本金外'仍需支付违约金，未区分已履约与未履约部分，导致甲方可能需为未实施的服务买单。
【依据】条款表述'应支付未付款项本金'，字面含义包含合同解除时尚未履行部分的款项，未将付款义务限定于'已交付合格成果对应的款项'。；合同解除后果与恢复原状
【建议】修改为'甲方应支付已完成工作对应的款项'。</w:t>
      </w:r>
    </w:p>
  </w:comment>
  <w:comment w:id="11" w:author="合同审查系统" w:date="2026-04-09T02:10:15Z">
    <w:p>
      <w:r>
        <w:t>【问题】条款规定甲方解除合同后，'除乙方应完成未完成检测外'仍需支付违约金，将'解除'异化为'带罚金的强制履行'，剥夺了甲方另寻替代供应商的权利。
【依据】条款在'解除合同'的法律后果中加入了'乙方应完成未完成检测'的义务，与合同解除的法律定义直接冲突。；合同解除终止履行原则
【建议】删除'除乙方应完成未完成检测外'。</w:t>
      </w:r>
    </w:p>
  </w:comment>
  <w:comment w:id="12" w:author="合同审查系统" w:date="2026-04-09T02:10:15Z">
    <w:p>
      <w:r>
        <w:t>【问题】条款将提起诉讼的条件设定为“必要时”，属于主观判断标准，且未明确协商解决的期限或失败标准。
【依据】条款文本“必要时可通过法律途径诉讼解决”使用了主观条件“必要时”，而非客观标准如“协商不成”或“协商期满X日”，导致诉讼启动条件模糊。；争议解决程序需具备确定性与可执行性
【建议】将“必要时”修改为“协商不成时”。</w:t>
      </w:r>
    </w:p>
  </w:comment>
  <w:comment w:id="13" w:author="合同审查系统" w:date="2026-04-09T02:10:15Z">
    <w:p>
      <w:r>
        <w:t>【问题】条款规定“没有争议的条款，双方应当继续履行”，可能被乙方利用，要求甲方履行付款义务，即便甲方已对履行质量提出异议。
【依据】条款文本“没有争议的条款，双方应当继续履行”将履行义务与“条款本身是否有争议”挂钩，而非与“履行行为是否合格”挂钩。；履行抗辩权不应被格式条款排除
【建议】修改为：“合同中无争议的部分应当继续履行，但依法行使抗辩权的除外。”</w:t>
      </w:r>
    </w:p>
  </w:comment>
  <w:comment w:id="14" w:author="合同审查系统" w:date="2026-04-09T02:10:15Z">
    <w:p>
      <w:r>
        <w:t>【问题】付款截止时间早于服务完成时间，导致甲方在未获得交付成果前即需支付全款。
【依据】条款3.u5约定“合同签订后30日内”一次性付款；条款1约定“自受测件接收开始起30天完成”。若受测件接收时间晚于合同签订时间，或两者时间相近，付款期限将早于或紧邻交付期限。；付款节奏应与服务进度相匹配
【建议】调整付款节奏，将一次性付款改为分阶段付款，约定合同签订后支付部分预付款（如50%），验收合格后支付尾款。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7D51DB" w15:done="0"/>
  <w15:commentEx w15:paraId="272786A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4E6659"/>
    <w:multiLevelType w:val="singleLevel"/>
    <w:tmpl w:val="D34E6659"/>
    <w:lvl w:ilvl="0" w:tentative="0">
      <w:start w:val="1"/>
      <w:numFmt w:val="decimal"/>
      <w:lvlText w:val="%1"/>
      <w:lvlJc w:val="left"/>
      <w:pPr>
        <w:tabs>
          <w:tab w:val="left" w:pos="420"/>
        </w:tabs>
        <w:ind w:left="425" w:leftChars="0" w:hanging="425" w:firstLineChars="0"/>
      </w:pPr>
      <w:rPr>
        <w:rFonts w:hint="default"/>
      </w:rPr>
    </w:lvl>
  </w:abstractNum>
  <w:abstractNum w:abstractNumId="1">
    <w:nsid w:val="EC1BBAF2"/>
    <w:multiLevelType w:val="singleLevel"/>
    <w:tmpl w:val="EC1BBAF2"/>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2]">
    <w15:presenceInfo w15:providerId="WPS Office" w15:userId="2757119274"/>
  </w15:person>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mMTkxZDRlMTdhMGRmNTAxZWFiMWEwNzViYjRiZjEifQ=="/>
    <w:docVar w:name="KSO_WPS_MARK_KEY" w:val="ce53e644-86ea-4c4c-9528-692946b80789"/>
  </w:docVars>
  <w:rsids>
    <w:rsidRoot w:val="00172A27"/>
    <w:rsid w:val="00001F5C"/>
    <w:rsid w:val="00020179"/>
    <w:rsid w:val="00046F4E"/>
    <w:rsid w:val="00057E4D"/>
    <w:rsid w:val="00062506"/>
    <w:rsid w:val="000646F1"/>
    <w:rsid w:val="000713F4"/>
    <w:rsid w:val="000720F4"/>
    <w:rsid w:val="00076DD1"/>
    <w:rsid w:val="00085F81"/>
    <w:rsid w:val="00091B2E"/>
    <w:rsid w:val="000E4C63"/>
    <w:rsid w:val="00117897"/>
    <w:rsid w:val="00130C6F"/>
    <w:rsid w:val="001331EC"/>
    <w:rsid w:val="00136156"/>
    <w:rsid w:val="001F041E"/>
    <w:rsid w:val="00200F15"/>
    <w:rsid w:val="00202B79"/>
    <w:rsid w:val="00225D36"/>
    <w:rsid w:val="00261EC3"/>
    <w:rsid w:val="002C4D68"/>
    <w:rsid w:val="002D3B9C"/>
    <w:rsid w:val="003C7B43"/>
    <w:rsid w:val="00403E3D"/>
    <w:rsid w:val="00414536"/>
    <w:rsid w:val="00415885"/>
    <w:rsid w:val="00421091"/>
    <w:rsid w:val="00422FE3"/>
    <w:rsid w:val="00437816"/>
    <w:rsid w:val="0045528F"/>
    <w:rsid w:val="0045616F"/>
    <w:rsid w:val="00457AB0"/>
    <w:rsid w:val="00464CB0"/>
    <w:rsid w:val="0048574E"/>
    <w:rsid w:val="00494630"/>
    <w:rsid w:val="00495BC4"/>
    <w:rsid w:val="00497CBE"/>
    <w:rsid w:val="004E53A7"/>
    <w:rsid w:val="004E5692"/>
    <w:rsid w:val="00506C9E"/>
    <w:rsid w:val="005079E7"/>
    <w:rsid w:val="0052260F"/>
    <w:rsid w:val="00546274"/>
    <w:rsid w:val="00561532"/>
    <w:rsid w:val="0056248D"/>
    <w:rsid w:val="005A3FED"/>
    <w:rsid w:val="005D4507"/>
    <w:rsid w:val="005D4899"/>
    <w:rsid w:val="005D6035"/>
    <w:rsid w:val="005E616E"/>
    <w:rsid w:val="005E72F1"/>
    <w:rsid w:val="0062504C"/>
    <w:rsid w:val="0067021F"/>
    <w:rsid w:val="00675AA9"/>
    <w:rsid w:val="00683956"/>
    <w:rsid w:val="00693DD1"/>
    <w:rsid w:val="00696B83"/>
    <w:rsid w:val="006A7C9F"/>
    <w:rsid w:val="006C4CE1"/>
    <w:rsid w:val="006F167C"/>
    <w:rsid w:val="006F57FA"/>
    <w:rsid w:val="00712EBA"/>
    <w:rsid w:val="00735412"/>
    <w:rsid w:val="00740447"/>
    <w:rsid w:val="00750FF6"/>
    <w:rsid w:val="00794270"/>
    <w:rsid w:val="008037C6"/>
    <w:rsid w:val="00860E33"/>
    <w:rsid w:val="008628EB"/>
    <w:rsid w:val="008B0088"/>
    <w:rsid w:val="008E4058"/>
    <w:rsid w:val="008E6FFF"/>
    <w:rsid w:val="008F58A2"/>
    <w:rsid w:val="009074CA"/>
    <w:rsid w:val="009127D7"/>
    <w:rsid w:val="009263CC"/>
    <w:rsid w:val="00930BDD"/>
    <w:rsid w:val="0093520D"/>
    <w:rsid w:val="009674A1"/>
    <w:rsid w:val="0097398B"/>
    <w:rsid w:val="00976D46"/>
    <w:rsid w:val="00990D82"/>
    <w:rsid w:val="009A64C2"/>
    <w:rsid w:val="009C040E"/>
    <w:rsid w:val="009C3B36"/>
    <w:rsid w:val="009D1F97"/>
    <w:rsid w:val="00A007A2"/>
    <w:rsid w:val="00A80819"/>
    <w:rsid w:val="00A90F09"/>
    <w:rsid w:val="00A9199A"/>
    <w:rsid w:val="00AD04E8"/>
    <w:rsid w:val="00AF644C"/>
    <w:rsid w:val="00AF6CB4"/>
    <w:rsid w:val="00B1677B"/>
    <w:rsid w:val="00B2169F"/>
    <w:rsid w:val="00B62117"/>
    <w:rsid w:val="00B70DA6"/>
    <w:rsid w:val="00BB59B3"/>
    <w:rsid w:val="00BB6F70"/>
    <w:rsid w:val="00C456DC"/>
    <w:rsid w:val="00C8343E"/>
    <w:rsid w:val="00C962EC"/>
    <w:rsid w:val="00CB0C92"/>
    <w:rsid w:val="00CD2732"/>
    <w:rsid w:val="00D1558D"/>
    <w:rsid w:val="00D3114E"/>
    <w:rsid w:val="00D41C95"/>
    <w:rsid w:val="00D42E5F"/>
    <w:rsid w:val="00D45A55"/>
    <w:rsid w:val="00D623BC"/>
    <w:rsid w:val="00D73F4A"/>
    <w:rsid w:val="00D77C82"/>
    <w:rsid w:val="00D873E1"/>
    <w:rsid w:val="00D93D1D"/>
    <w:rsid w:val="00DB2A02"/>
    <w:rsid w:val="00DB4312"/>
    <w:rsid w:val="00DC6BD3"/>
    <w:rsid w:val="00DD1EC8"/>
    <w:rsid w:val="00DF298E"/>
    <w:rsid w:val="00E7655D"/>
    <w:rsid w:val="00EB690A"/>
    <w:rsid w:val="00EE5A03"/>
    <w:rsid w:val="00F047BD"/>
    <w:rsid w:val="00F06702"/>
    <w:rsid w:val="00F37271"/>
    <w:rsid w:val="00FD0B46"/>
    <w:rsid w:val="00FD40E4"/>
    <w:rsid w:val="00FD64C8"/>
    <w:rsid w:val="00FE3348"/>
    <w:rsid w:val="018F4054"/>
    <w:rsid w:val="01941B17"/>
    <w:rsid w:val="01A61058"/>
    <w:rsid w:val="02070FF7"/>
    <w:rsid w:val="02671768"/>
    <w:rsid w:val="02C52B97"/>
    <w:rsid w:val="06141F2E"/>
    <w:rsid w:val="064203DF"/>
    <w:rsid w:val="08520F7B"/>
    <w:rsid w:val="08C276F9"/>
    <w:rsid w:val="09AD381B"/>
    <w:rsid w:val="0A943C25"/>
    <w:rsid w:val="0B9D71CF"/>
    <w:rsid w:val="0C8E0A22"/>
    <w:rsid w:val="0D701E19"/>
    <w:rsid w:val="0F326D48"/>
    <w:rsid w:val="0FA20A60"/>
    <w:rsid w:val="109F362B"/>
    <w:rsid w:val="13314BCE"/>
    <w:rsid w:val="134E5375"/>
    <w:rsid w:val="13B730D8"/>
    <w:rsid w:val="13F7133D"/>
    <w:rsid w:val="14136D41"/>
    <w:rsid w:val="14F8424E"/>
    <w:rsid w:val="1577C600"/>
    <w:rsid w:val="16E850EB"/>
    <w:rsid w:val="17D17B97"/>
    <w:rsid w:val="1835782E"/>
    <w:rsid w:val="18E70A84"/>
    <w:rsid w:val="193F7183"/>
    <w:rsid w:val="19420CC3"/>
    <w:rsid w:val="1BF70160"/>
    <w:rsid w:val="1C0A4BE1"/>
    <w:rsid w:val="1D464398"/>
    <w:rsid w:val="1DD32505"/>
    <w:rsid w:val="1E425842"/>
    <w:rsid w:val="1FDF4E20"/>
    <w:rsid w:val="1FF73CD4"/>
    <w:rsid w:val="20E23EC5"/>
    <w:rsid w:val="213612DD"/>
    <w:rsid w:val="21687556"/>
    <w:rsid w:val="217B1B54"/>
    <w:rsid w:val="21926605"/>
    <w:rsid w:val="24CD7795"/>
    <w:rsid w:val="257C3820"/>
    <w:rsid w:val="25C30F87"/>
    <w:rsid w:val="26BF426A"/>
    <w:rsid w:val="29AA34B2"/>
    <w:rsid w:val="29FDBADB"/>
    <w:rsid w:val="2A6E1037"/>
    <w:rsid w:val="2A771D74"/>
    <w:rsid w:val="2AA1140C"/>
    <w:rsid w:val="2AA603B5"/>
    <w:rsid w:val="2AC0107D"/>
    <w:rsid w:val="2BA51F9A"/>
    <w:rsid w:val="2C2803E6"/>
    <w:rsid w:val="2C4701CE"/>
    <w:rsid w:val="2CFF39A3"/>
    <w:rsid w:val="2D4422D2"/>
    <w:rsid w:val="2D5D6D53"/>
    <w:rsid w:val="2DB43204"/>
    <w:rsid w:val="2DE97716"/>
    <w:rsid w:val="2E5F7F8E"/>
    <w:rsid w:val="2FC06971"/>
    <w:rsid w:val="2FE853E7"/>
    <w:rsid w:val="2FF65B39"/>
    <w:rsid w:val="30B43B29"/>
    <w:rsid w:val="30D7574D"/>
    <w:rsid w:val="30ED53AB"/>
    <w:rsid w:val="312E32CE"/>
    <w:rsid w:val="315E02E1"/>
    <w:rsid w:val="319F2CEC"/>
    <w:rsid w:val="35F46460"/>
    <w:rsid w:val="36E52680"/>
    <w:rsid w:val="371B45A9"/>
    <w:rsid w:val="37B74679"/>
    <w:rsid w:val="37BF8C7F"/>
    <w:rsid w:val="37CF2B7C"/>
    <w:rsid w:val="386E6800"/>
    <w:rsid w:val="38726196"/>
    <w:rsid w:val="3AAB5BB3"/>
    <w:rsid w:val="3ADED790"/>
    <w:rsid w:val="3AF244AC"/>
    <w:rsid w:val="3B7A783B"/>
    <w:rsid w:val="3CDE204C"/>
    <w:rsid w:val="3D4C531D"/>
    <w:rsid w:val="3D524049"/>
    <w:rsid w:val="3D666793"/>
    <w:rsid w:val="3DE94C9A"/>
    <w:rsid w:val="3E3E4160"/>
    <w:rsid w:val="3E3F185B"/>
    <w:rsid w:val="3EBD478C"/>
    <w:rsid w:val="3F657A22"/>
    <w:rsid w:val="3FFF6DC3"/>
    <w:rsid w:val="41440D02"/>
    <w:rsid w:val="4145029F"/>
    <w:rsid w:val="41452E04"/>
    <w:rsid w:val="41671363"/>
    <w:rsid w:val="418164BE"/>
    <w:rsid w:val="41ED5183"/>
    <w:rsid w:val="42E7BAA2"/>
    <w:rsid w:val="430204EE"/>
    <w:rsid w:val="47537DC6"/>
    <w:rsid w:val="47FF1762"/>
    <w:rsid w:val="4822778B"/>
    <w:rsid w:val="493F66B2"/>
    <w:rsid w:val="4A0B41AC"/>
    <w:rsid w:val="4A2E2E00"/>
    <w:rsid w:val="4A46477D"/>
    <w:rsid w:val="4B779D13"/>
    <w:rsid w:val="4C1635B0"/>
    <w:rsid w:val="4C3B3017"/>
    <w:rsid w:val="4CCE5724"/>
    <w:rsid w:val="4DC15F36"/>
    <w:rsid w:val="4E501769"/>
    <w:rsid w:val="4FDBF159"/>
    <w:rsid w:val="509E5781"/>
    <w:rsid w:val="50E55FCB"/>
    <w:rsid w:val="5147420C"/>
    <w:rsid w:val="51FC2A4F"/>
    <w:rsid w:val="51FEE602"/>
    <w:rsid w:val="52C553A1"/>
    <w:rsid w:val="52F82D50"/>
    <w:rsid w:val="53211311"/>
    <w:rsid w:val="536C6187"/>
    <w:rsid w:val="53F977FB"/>
    <w:rsid w:val="5441595B"/>
    <w:rsid w:val="54574494"/>
    <w:rsid w:val="549F597D"/>
    <w:rsid w:val="54E939C3"/>
    <w:rsid w:val="573C5E95"/>
    <w:rsid w:val="5765363E"/>
    <w:rsid w:val="57BF17F9"/>
    <w:rsid w:val="57C92FDB"/>
    <w:rsid w:val="57D63C6D"/>
    <w:rsid w:val="583409B5"/>
    <w:rsid w:val="5912522F"/>
    <w:rsid w:val="596E6E7F"/>
    <w:rsid w:val="597343FA"/>
    <w:rsid w:val="599F05E5"/>
    <w:rsid w:val="5B1F4EAD"/>
    <w:rsid w:val="5B4F49FA"/>
    <w:rsid w:val="5B666D61"/>
    <w:rsid w:val="5BA34993"/>
    <w:rsid w:val="5BCD5846"/>
    <w:rsid w:val="5C6E0B4C"/>
    <w:rsid w:val="5C8D7A06"/>
    <w:rsid w:val="5CA01968"/>
    <w:rsid w:val="5F4B3CB6"/>
    <w:rsid w:val="5F4FE90B"/>
    <w:rsid w:val="5F7BB09D"/>
    <w:rsid w:val="5FE7E0BC"/>
    <w:rsid w:val="5FF1B886"/>
    <w:rsid w:val="5FF3295E"/>
    <w:rsid w:val="61CC00DD"/>
    <w:rsid w:val="61DD622E"/>
    <w:rsid w:val="62DF6EB9"/>
    <w:rsid w:val="62E806E7"/>
    <w:rsid w:val="654527E5"/>
    <w:rsid w:val="6583757C"/>
    <w:rsid w:val="668A0FD7"/>
    <w:rsid w:val="681722B1"/>
    <w:rsid w:val="6B5682FF"/>
    <w:rsid w:val="6CAC17A2"/>
    <w:rsid w:val="6D8E46B6"/>
    <w:rsid w:val="6DF90F99"/>
    <w:rsid w:val="6DFD2D21"/>
    <w:rsid w:val="6EA60949"/>
    <w:rsid w:val="6EF26744"/>
    <w:rsid w:val="6F327F81"/>
    <w:rsid w:val="6F94BC90"/>
    <w:rsid w:val="701E07F0"/>
    <w:rsid w:val="71667127"/>
    <w:rsid w:val="727047CE"/>
    <w:rsid w:val="72A746B3"/>
    <w:rsid w:val="73DA7363"/>
    <w:rsid w:val="73F7E2F4"/>
    <w:rsid w:val="74253392"/>
    <w:rsid w:val="745B7AD8"/>
    <w:rsid w:val="75C93356"/>
    <w:rsid w:val="767C227E"/>
    <w:rsid w:val="768C37E2"/>
    <w:rsid w:val="76BD26F7"/>
    <w:rsid w:val="779007D9"/>
    <w:rsid w:val="77D575CC"/>
    <w:rsid w:val="79F99BAE"/>
    <w:rsid w:val="7A48677B"/>
    <w:rsid w:val="7AF31663"/>
    <w:rsid w:val="7B174FF3"/>
    <w:rsid w:val="7BABF62D"/>
    <w:rsid w:val="7BF57D8D"/>
    <w:rsid w:val="7C0B048F"/>
    <w:rsid w:val="7C1C1384"/>
    <w:rsid w:val="7E5ED257"/>
    <w:rsid w:val="7E9059CF"/>
    <w:rsid w:val="7F1F1E7B"/>
    <w:rsid w:val="7F32420C"/>
    <w:rsid w:val="7F525FEB"/>
    <w:rsid w:val="7F6DCBCD"/>
    <w:rsid w:val="7F7845C3"/>
    <w:rsid w:val="7F925F1C"/>
    <w:rsid w:val="7FB34FB1"/>
    <w:rsid w:val="7FEF45C0"/>
    <w:rsid w:val="7FF0CAA1"/>
    <w:rsid w:val="7FFE469A"/>
    <w:rsid w:val="7FFF18D1"/>
    <w:rsid w:val="AF7B155B"/>
    <w:rsid w:val="B6EFD0A3"/>
    <w:rsid w:val="B7EB1E59"/>
    <w:rsid w:val="BDFBAF86"/>
    <w:rsid w:val="BEEF5912"/>
    <w:rsid w:val="BFEFA500"/>
    <w:rsid w:val="CCFEBA9D"/>
    <w:rsid w:val="D87BFE04"/>
    <w:rsid w:val="E3FE74CE"/>
    <w:rsid w:val="E7EB5D81"/>
    <w:rsid w:val="E7EF2506"/>
    <w:rsid w:val="EB8F2953"/>
    <w:rsid w:val="EFAA9479"/>
    <w:rsid w:val="F1F73E6E"/>
    <w:rsid w:val="F36B0897"/>
    <w:rsid w:val="F7A31BD6"/>
    <w:rsid w:val="F7DD528C"/>
    <w:rsid w:val="F7EFF780"/>
    <w:rsid w:val="F92ECE9C"/>
    <w:rsid w:val="FBBDC187"/>
    <w:rsid w:val="FD7E9CAF"/>
    <w:rsid w:val="FE7665BF"/>
    <w:rsid w:val="FEEFE509"/>
    <w:rsid w:val="FFFDCBE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Emphasis"/>
    <w:basedOn w:val="9"/>
    <w:qFormat/>
    <w:uiPriority w:val="20"/>
    <w:rPr>
      <w:i/>
      <w:iCs/>
    </w:rPr>
  </w:style>
  <w:style w:type="character" w:styleId="12">
    <w:name w:val="annotation reference"/>
    <w:basedOn w:val="9"/>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文字 字符"/>
    <w:basedOn w:val="9"/>
    <w:link w:val="2"/>
    <w:semiHidden/>
    <w:qFormat/>
    <w:uiPriority w:val="99"/>
  </w:style>
  <w:style w:type="character" w:customStyle="1" w:styleId="15">
    <w:name w:val="批注主题 字符"/>
    <w:basedOn w:val="14"/>
    <w:link w:val="6"/>
    <w:semiHidden/>
    <w:qFormat/>
    <w:uiPriority w:val="99"/>
    <w:rPr>
      <w:b/>
      <w:bCs/>
    </w:rPr>
  </w:style>
  <w:style w:type="character" w:customStyle="1" w:styleId="16">
    <w:name w:val="批注框文本 字符"/>
    <w:basedOn w:val="9"/>
    <w:link w:val="3"/>
    <w:semiHidden/>
    <w:qFormat/>
    <w:uiPriority w:val="99"/>
    <w:rPr>
      <w:sz w:val="18"/>
      <w:szCs w:val="18"/>
    </w:rPr>
  </w:style>
  <w:style w:type="character" w:customStyle="1" w:styleId="17">
    <w:name w:val="页眉 字符"/>
    <w:basedOn w:val="9"/>
    <w:link w:val="5"/>
    <w:qFormat/>
    <w:uiPriority w:val="99"/>
    <w:rPr>
      <w:sz w:val="18"/>
      <w:szCs w:val="18"/>
    </w:rPr>
  </w:style>
  <w:style w:type="character" w:customStyle="1" w:styleId="18">
    <w:name w:val="页脚 字符"/>
    <w:basedOn w:val="9"/>
    <w:link w:val="4"/>
    <w:qFormat/>
    <w:uiPriority w:val="99"/>
    <w:rPr>
      <w:sz w:val="18"/>
      <w:szCs w:val="18"/>
    </w:rPr>
  </w:style>
  <w:style w:type="character" w:customStyle="1" w:styleId="19">
    <w:name w:val="正文首行缩进 字符"/>
    <w:qFormat/>
    <w:uiPriority w:val="0"/>
    <w:rPr>
      <w:rFonts w:ascii="Times New Roman" w:hAnsi="Times New Roman" w:eastAsia="宋体" w:cs="Times New Roman"/>
      <w:kern w:val="2"/>
      <w:sz w:val="24"/>
      <w:szCs w:val="20"/>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Sky123.Org</Company>
  <Pages>4</Pages>
  <Words>2643</Words>
  <Characters>2836</Characters>
  <Lines>7</Lines>
  <Paragraphs>2</Paragraphs>
  <TotalTime>11</TotalTime>
  <ScaleCrop>false</ScaleCrop>
  <LinksUpToDate>false</LinksUpToDate>
  <CharactersWithSpaces>2895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2021-03-22T17:46:00Z</dcterms:created>
  <dc:creator>Administrator</dc:creator>
  <cp:lastModifiedBy>Chenxi</cp:lastModifiedBy>
  <dcterms:modified xsi:type="dcterms:W3CDTF">2026-03-24T09:08:01Z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33CB24467C741845F1E3C16996275D88_43</vt:lpwstr>
  </property>
  <property fmtid="{D5CDD505-2E9C-101B-9397-08002B2CF9AE}" pid="3" name="KSOProductBuildVer">
    <vt:lpwstr>2052-12.1.24031.24031</vt:lpwstr>
  </property>
  <property fmtid="{D5CDD505-2E9C-101B-9397-08002B2CF9AE}" pid="4" name="KSOTemplateDocerSaveRecord">
    <vt:lpwstr>eyJoZGlkIjoiMDc5MTIxYTY4MDdjM2NlZWEwNjgwMWEzMzk4YmYwZGYiLCJ1c2VySWQiOiI0NzA2NDgxNjMifQ==</vt:lpwstr>
  </property>
</Properties>
</file>